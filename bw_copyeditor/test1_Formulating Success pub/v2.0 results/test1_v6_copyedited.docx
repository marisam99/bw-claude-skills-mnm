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ab/>
              <w:t>3</w:t>
            </w:r>
          </w:hyperlink>
          <w:r>
            <w:rPr>
              <w:color w:val="000000"/>
              <w:sz w:val="24"/>
              <w:szCs w:val="24"/>
            </w:rPr>
            <w:t xml:space="preserve">Policymakers interested in outcomes-based funding often </w:t>
          </w:r>
          <w:commentRangeStart w:id="235"/>
          <w:del w:id="233" w:author="Claude" w:date="2026-02-21T21:53:15Z">
            <w:r w:rsidDel="00AA0001">
              <w:rPr>
                <w:color w:val="000000"/>
                <w:sz w:val="24"/>
                <w:szCs w:val="24"/>
              </w:rPr>
              <w:delText>hold</w:delText>
            </w:r>
          </w:del>
          <w:ins w:id="234" w:author="Claude" w:date="2026-02-21T21:53:15Z">
            <w:r w:rsidR="00AA0001">
              <w:rPr>
                <w:color w:val="000000"/>
                <w:sz w:val="24"/>
                <w:szCs w:val="24"/>
              </w:rPr>
              <w:t>share</w:t>
            </w:r>
          </w:ins>
          <w:commentRangeEnd w:id="235"/>
          <w:r>
            <w:rPr>
              <w:rStyle w:val="CommentReference"/>
            </w:rPr>
            <w:commentReference w:id="235"/>
          </w:r>
          <w:r>
            <w:rPr>
              <w:color w:val="000000"/>
              <w:sz w:val="24"/>
              <w:szCs w:val="24"/>
            </w:rPr>
            <w:t xml:space="preserve"> common goals.</w:t>
          </w:r>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ab/>
              <w:t>3</w:t>
            </w:r>
          </w:hyperlink>
          <w:r>
            <w:rPr>
              <w:color w:val="000000"/>
              <w:sz w:val="24"/>
              <w:szCs w:val="24"/>
            </w:rPr>
            <w:t>Evidence on the effectiveness of these models</w:t>
          </w:r>
          <w:commentRangeStart w:id="244"/>
          <w:del w:id="242" w:author="Claude" w:date="2026-02-21T21:53:15Z">
            <w:r w:rsidDel="00AA0001">
              <w:rPr>
                <w:color w:val="000000"/>
                <w:sz w:val="24"/>
                <w:szCs w:val="24"/>
              </w:rPr>
              <w:delText>, however,</w:delText>
            </w:r>
          </w:del>
          <w:ins w:id="243" w:author="Claude" w:date="2026-02-21T21:53:15Z">
            <w:r w:rsidR="00AA0001">
              <w:rPr>
                <w:color w:val="000000"/>
                <w:sz w:val="24"/>
                <w:szCs w:val="24"/>
              </w:rPr>
              <w:t/>
            </w:r>
          </w:ins>
          <w:commentRangeEnd w:id="244"/>
          <w:r>
            <w:rPr>
              <w:rStyle w:val="CommentReference"/>
            </w:rPr>
            <w:commentReference w:id="244"/>
          </w:r>
          <w:r>
            <w:rPr>
              <w:color w:val="000000"/>
              <w:sz w:val="24"/>
              <w:szCs w:val="24"/>
            </w:rPr>
            <w:t xml:space="preserve"> remains mixed across different designs and implementations.</w:t>
          </w:r>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w:t>
      </w:r>
      <w:commentRangeStart w:id="202"/>
      <w:del w:id="200" w:author="Claude" w:date="2026-02-21T21:53:15Z">
        <w:r w:rsidDel="00AA0001">
          <w:delText>leading to a push for greater effort to show</w:delText>
        </w:r>
      </w:del>
      <w:ins w:id="201" w:author="Claude" w:date="2026-02-21T21:53:15Z">
        <w:r w:rsidR="00AA0001">
          <w:t>leading to a push for greater efforts to show</w:t>
        </w:r>
      </w:ins>
      <w:commentRangeEnd w:id="202"/>
      <w:r>
        <w:rPr>
          <w:rStyle w:val="CommentReference"/>
        </w:rPr>
        <w:commentReference w:id="202"/>
      </w:r>
      <w:r>
        <w:t xml:space="preserve">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w:t>
      </w:r>
      <w:commentRangeStart w:id="205"/>
      <w:del w:id="203" w:author="Claude" w:date="2026-02-21T21:53:15Z">
        <w:r w:rsidDel="00AA0001">
          <w:delText>synthesizes extant research</w:delText>
        </w:r>
      </w:del>
      <w:ins w:id="204" w:author="Claude" w:date="2026-02-21T21:53:15Z">
        <w:r w:rsidR="00AA0001">
          <w:t>synthesizes existing research</w:t>
        </w:r>
      </w:ins>
      <w:commentRangeEnd w:id="205"/>
      <w:r>
        <w:rPr>
          <w:rStyle w:val="CommentReference"/>
        </w:rPr>
        <w:commentReference w:id="205"/>
      </w:r>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commentRangeStart w:id="208"/>
      <w:del w:id="206" w:author="Claude" w:date="2026-02-21T21:53:15Z">
        <w:r w:rsidDel="00AA0001">
          <w:delText>it is a resource for anyone --- policymakers, advocates, funders, or others --- who seeks to understand</w:delText>
        </w:r>
      </w:del>
      <w:ins w:id="207" w:author="Claude" w:date="2026-02-21T21:53:15Z">
        <w:r w:rsidR="00AA0001">
          <w:t>it serves as a resource for policymakers, advocates, funders, and others seeking to understand</w:t>
        </w:r>
      </w:ins>
      <w:commentRangeEnd w:id="208"/>
      <w:r>
        <w:rPr>
          <w:rStyle w:val="CommentReference"/>
        </w:rPr>
        <w:commentReference w:id="208"/>
      </w:r>
      <w:r>
        <w:t xml:space="preserve"> the opportunities and challenges associated with outcomes-based models. The goal is to </w:t>
      </w:r>
      <w:commentRangeStart w:id="211"/>
      <w:del w:id="209" w:author="Claude" w:date="2026-02-21T21:53:15Z">
        <w:r w:rsidDel="00AA0001">
          <w:delText>equip decision-makers with the knowledge needed to make informed decisions</w:delText>
        </w:r>
      </w:del>
      <w:ins w:id="210" w:author="Claude" w:date="2026-02-21T21:53:15Z">
        <w:r w:rsidR="00AA0001">
          <w:t>equip decision-makers with the knowledge they need to make informed decisions</w:t>
        </w:r>
      </w:ins>
      <w:commentRangeEnd w:id="211"/>
      <w:r>
        <w:rPr>
          <w:rStyle w:val="CommentReference"/>
        </w:rPr>
        <w:commentReference w:id="211"/>
      </w:r>
      <w:r>
        <w:t xml:space="preserve">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w:t>
      </w:r>
      <w:commentRangeStart w:id="214"/>
      <w:del w:id="212" w:author="Claude" w:date="2026-02-21T21:53:15Z">
        <w:r w:rsidDel="00AA0001">
          <w:delText>and personnel costs</w:delText>
        </w:r>
      </w:del>
      <w:ins w:id="213" w:author="Claude" w:date="2026-02-21T21:53:15Z">
        <w:r w:rsidR="00AA0001">
          <w:t>or personnel costs</w:t>
        </w:r>
      </w:ins>
      <w:commentRangeEnd w:id="214"/>
      <w:r>
        <w:rPr>
          <w:rStyle w:val="CommentReference"/>
        </w:rPr>
        <w:commentReference w:id="214"/>
      </w:r>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 xml:space="preserve">Over time, </w:t>
      </w:r>
      <w:commentRangeStart w:id="217"/>
      <w:del w:id="215" w:author="Claude" w:date="2026-02-21T21:53:15Z">
        <w:r w:rsidDel="00AA0001">
          <w:delText>many states have pivoted to use funding formulas (and many with increasing numbers of inputs)</w:delText>
        </w:r>
      </w:del>
      <w:ins w:id="216" w:author="Claude" w:date="2026-02-21T21:53:15Z">
        <w:r w:rsidR="00AA0001">
          <w:t>many states have pivoted to use funding formulas (many with increasing numbers of inputs)</w:t>
        </w:r>
      </w:ins>
      <w:commentRangeEnd w:id="217"/>
      <w:r>
        <w:rPr>
          <w:rStyle w:val="CommentReference"/>
        </w:rPr>
        <w:commentReference w:id="217"/>
      </w:r>
      <w:r>
        <w:t>.</w:t>
      </w:r>
      <w:r>
        <w:rPr>
          <w:vertAlign w:val="superscript"/>
        </w:rPr>
        <w:footnoteReference w:id="11"/>
      </w:r>
      <w:r>
        <w:t xml:space="preserve"> These formulas were developed to a) reduce political influence and volatility, and b) </w:t>
      </w:r>
      <w:commentRangeStart w:id="220"/>
      <w:del w:id="218" w:author="Claude" w:date="2026-02-21T21:53:15Z">
        <w:r w:rsidDel="00AA0001">
          <w:delText>distribute funding in a fairer, more rational way</w:delText>
        </w:r>
      </w:del>
      <w:ins w:id="219" w:author="Claude" w:date="2026-02-21T21:53:15Z">
        <w:r w:rsidR="00AA0001">
          <w:t>distribute funds in a fairer, more rational way</w:t>
        </w:r>
      </w:ins>
      <w:commentRangeEnd w:id="220"/>
      <w:r>
        <w:rPr>
          <w:rStyle w:val="CommentReference"/>
        </w:rPr>
        <w:commentReference w:id="220"/>
      </w:r>
      <w:r>
        <w:t xml:space="preserve">.</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w:t>
      </w:r>
      <w:commentRangeStart w:id="223"/>
      <w:del w:id="221" w:author="Claude" w:date="2026-02-21T21:53:15Z">
        <w:r w:rsidDel="00AA0001">
          <w:rPr>
            <w:color w:val="000000"/>
          </w:rPr>
          <w:delText>full-time equivalent (FTE) enrollment, and</w:delText>
        </w:r>
      </w:del>
      <w:ins w:id="222" w:author="Claude" w:date="2026-02-21T21:53:15Z">
        <w:r w:rsidR="00AA0001">
          <w:rPr>
            <w:color w:val="000000"/>
          </w:rPr>
          <w:t>full-time equivalent  enrollment, and</w:t>
        </w:r>
      </w:ins>
      <w:commentRangeEnd w:id="223"/>
      <w:r>
        <w:rPr>
          <w:rStyle w:val="CommentReference"/>
        </w:rPr>
        <w:commentReference w:id="223"/>
      </w:r>
      <w:r>
        <w:rPr>
          <w:color w:val="000000"/>
        </w:rPr>
        <w:t xml:space="preserve">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 xml:space="preserve">As of 2025, more than 30 states distribute </w:t>
      </w:r>
      <w:commentRangeStart w:id="226"/>
      <w:del w:id="224" w:author="Claude" w:date="2026-02-21T21:53:15Z">
        <w:r w:rsidDel="00AA0001">
          <w:delText>some level of funding through an outcomes-based model</w:delText>
        </w:r>
      </w:del>
      <w:ins w:id="225" w:author="Claude" w:date="2026-02-21T21:53:15Z">
        <w:r w:rsidR="00AA0001">
          <w:t>some funding using outcomes-based models</w:t>
        </w:r>
      </w:ins>
      <w:commentRangeEnd w:id="226"/>
      <w:r>
        <w:rPr>
          <w:rStyle w:val="CommentReference"/>
        </w:rPr>
        <w:commentReference w:id="226"/>
      </w:r>
      <w:r>
        <w:t>.</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commentRangeStart w:id="229"/>
            <w:del w:id="227" w:author="Claude" w:date="2026-02-21T21:53:15Z">
              <w:r w:rsidDel="00AA0001">
                <w:rPr>
                  <w:b/>
                  <w:bCs/>
                </w:rPr>
                <w:delText>Table. Examples</w:delText>
              </w:r>
            </w:del>
            <w:ins w:id="228" w:author="Claude" w:date="2026-02-21T21:53:15Z">
              <w:r w:rsidR="00AA0001">
                <w:rPr>
                  <w:b/>
                  <w:bCs/>
                </w:rPr>
                <w:t>Table 1. Examples</w:t>
              </w:r>
            </w:ins>
            <w:commentRangeEnd w:id="229"/>
            <w:r>
              <w:rPr>
                <w:rStyle w:val="CommentReference"/>
              </w:rPr>
              <w:commentReference w:id="229"/>
            </w:r>
            <w:r>
              <w:rPr>
                <w:b/>
                <w:bCs/>
              </w:rPr>
              <w:t xml:space="preserve">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 xml:space="preserve">funding to outcomes </w:t>
      </w:r>
      <w:commentRangeStart w:id="232"/>
      <w:del w:id="230" w:author="Claude" w:date="2026-02-21T21:53:15Z">
        <w:r w:rsidDel="00AA0001">
          <w:delText>(Table</w:delText>
        </w:r>
      </w:del>
      <w:ins w:id="231" w:author="Claude" w:date="2026-02-21T21:53:15Z">
        <w:r w:rsidR="00AA0001">
          <w:t>(Table 1</w:t>
        </w:r>
      </w:ins>
      <w:commentRangeEnd w:id="232"/>
      <w:r>
        <w:rPr>
          <w:rStyle w:val="CommentReference"/>
        </w:rPr>
        <w:commentReference w:id="232"/>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commentRangeStart w:id="238"/>
      <w:del w:id="236" w:author="Claude" w:date="2026-02-21T21:53:15Z">
        <w:r w:rsidDel="00AA0001">
          <w:delText>accountability practices to public investments</w:delText>
        </w:r>
      </w:del>
      <w:ins w:id="237" w:author="Claude" w:date="2026-02-21T21:53:15Z">
        <w:r w:rsidR="00AA0001">
          <w:t>accountability to public investments</w:t>
        </w:r>
      </w:ins>
      <w:commentRangeEnd w:id="238"/>
      <w:r>
        <w:rPr>
          <w:rStyle w:val="CommentReference"/>
        </w:rPr>
        <w:commentReference w:id="238"/>
      </w:r>
      <w:r>
        <w:t xml:space="preserve">.</w:t>
      </w:r>
    </w:p>
    <w:p w14:paraId="0B2BB947" w14:textId="77777777" w:rsidR="00621651" w:rsidRDefault="00621651"/>
    <w:p w14:paraId="276F8B39" w14:textId="77777777" w:rsidR="00621651" w:rsidRDefault="00000000">
      <w:r>
        <w:t xml:space="preserve">Some see outcomes-based funding as a tool to achieve broader goals linked to the public good. Advocates in Illinois, for example, </w:t>
      </w:r>
      <w:commentRangeStart w:id="241"/>
      <w:del w:id="239" w:author="Claude" w:date="2026-02-21T21:53:15Z">
        <w:r w:rsidDel="00AA0001">
          <w:delText>have worked to design elements of funding adequacy into</w:delText>
        </w:r>
      </w:del>
      <w:ins w:id="240" w:author="Claude" w:date="2026-02-21T21:53:15Z">
        <w:r w:rsidR="00AA0001">
          <w:t>have worked to incorporate elements of funding adequacy into</w:t>
        </w:r>
      </w:ins>
      <w:commentRangeEnd w:id="241"/>
      <w:r>
        <w:rPr>
          <w:rStyle w:val="CommentReference"/>
        </w:rPr>
        <w:commentReference w:id="241"/>
      </w:r>
      <w:r>
        <w:t xml:space="preserve">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 xml:space="preserve">Despite the growing enthusiasm for outcomes-based funding, evidence of its effectiveness remains mixed. Across 12 quantitative evaluations of </w:t>
      </w:r>
      <w:commentRangeStart w:id="247"/>
      <w:del w:id="245" w:author="Claude" w:date="2026-02-21T21:53:15Z">
        <w:r w:rsidDel="00AA0001">
          <w:delText>outcomes-based state models</w:delText>
        </w:r>
      </w:del>
      <w:ins w:id="246" w:author="Claude" w:date="2026-02-21T21:53:15Z">
        <w:r w:rsidR="00AA0001">
          <w:t>outcomes-based funding models</w:t>
        </w:r>
      </w:ins>
      <w:commentRangeEnd w:id="247"/>
      <w:r>
        <w:rPr>
          <w:rStyle w:val="CommentReference"/>
        </w:rPr>
        <w:commentReference w:id="247"/>
      </w:r>
      <w:r>
        <w:t>,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commentRangeStart w:id="250"/>
      <w:del w:id="248" w:author="Claude" w:date="2026-02-21T21:53:15Z">
        <w:r w:rsidDel="00AA0001">
          <w:delText>There could be several potential explanations</w:delText>
        </w:r>
      </w:del>
      <w:ins w:id="249" w:author="Claude" w:date="2026-02-21T21:53:15Z">
        <w:r w:rsidR="00AA0001">
          <w:t>There are several potential explanations</w:t>
        </w:r>
      </w:ins>
      <w:commentRangeEnd w:id="250"/>
      <w:r>
        <w:rPr>
          <w:rStyle w:val="CommentReference"/>
        </w:rPr>
        <w:commentReference w:id="250"/>
      </w:r>
      <w:r>
        <w:t xml:space="preserve">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t>
      </w:r>
      <w:commentRangeStart w:id="253"/>
      <w:del w:id="251" w:author="Claude" w:date="2026-02-21T21:53:15Z">
        <w:r w:rsidDel="00AA0001">
          <w:delText>fail to move the needle</w:delText>
        </w:r>
      </w:del>
      <w:ins w:id="252" w:author="Claude" w:date="2026-02-21T21:53:15Z">
        <w:r w:rsidR="00AA0001">
          <w:t>fail to drive meaningful improvement</w:t>
        </w:r>
      </w:ins>
      <w:commentRangeEnd w:id="253"/>
      <w:r>
        <w:rPr>
          <w:rStyle w:val="CommentReference"/>
        </w:rPr>
        <w:commentReference w:id="253"/>
      </w:r>
      <w:r>
        <w:t xml:space="preserve">. </w:t>
      </w:r>
    </w:p>
    <w:p w14:paraId="1DA83C62" w14:textId="77777777" w:rsidR="00621651" w:rsidRDefault="00621651"/>
    <w:p w14:paraId="5A214F72" w14:textId="77777777" w:rsidR="00621651" w:rsidRDefault="00000000">
      <w:r>
        <w:t xml:space="preserve">Another factor that affects the evidence pool is the wide variation in formula design. A study investigating </w:t>
      </w:r>
      <w:commentRangeStart w:id="256"/>
      <w:del w:id="254" w:author="Claude" w:date="2026-02-21T21:53:15Z">
        <w:r w:rsidDel="00AA0001">
          <w:delText>just one outcome metric --- certificate awards --- found</w:delText>
        </w:r>
      </w:del>
      <w:ins w:id="255" w:author="Claude" w:date="2026-02-21T21:53:15Z">
        <w:r w:rsidR="00AA0001">
          <w:t>just one outcome metric , certificate awards, found</w:t>
        </w:r>
      </w:ins>
      <w:commentRangeEnd w:id="256"/>
      <w:r>
        <w:rPr>
          <w:rStyle w:val="CommentReference"/>
        </w:rPr>
        <w:commentReference w:id="256"/>
      </w:r>
      <w:r>
        <w:t xml:space="preserve"> substantial </w:t>
      </w:r>
      <w:commentRangeStart w:id="259"/>
      <w:del w:id="257" w:author="Claude" w:date="2026-02-21T21:53:15Z">
        <w:r w:rsidDel="00AA0001">
          <w:delText>variation in how states defined and used that metric for funding allocations</w:delText>
        </w:r>
      </w:del>
      <w:ins w:id="258" w:author="Claude" w:date="2026-02-21T21:53:15Z">
        <w:r w:rsidR="00AA0001">
          <w:t>variation in how states defined and used it for allocating funds</w:t>
        </w:r>
      </w:ins>
      <w:commentRangeEnd w:id="259"/>
      <w:r>
        <w:rPr>
          <w:rStyle w:val="CommentReference"/>
        </w:rPr>
        <w:commentReference w:id="259"/>
      </w:r>
      <w:r>
        <w:t xml:space="preserve">.</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commentRangeStart w:id="262"/>
      <w:del w:id="260" w:author="Claude" w:date="2026-02-21T21:53:15Z">
        <w:r w:rsidDel="00AA0001">
          <w:delText>may serve as a strategy to push schools to increase</w:delText>
        </w:r>
      </w:del>
      <w:ins w:id="261" w:author="Claude" w:date="2026-02-21T21:53:15Z">
        <w:r w:rsidR="00AA0001">
          <w:t>may be an effective strategy to encourage institutions to increase</w:t>
        </w:r>
      </w:ins>
      <w:commentRangeEnd w:id="262"/>
      <w:r>
        <w:rPr>
          <w:rStyle w:val="CommentReference"/>
        </w:rPr>
        <w:commentReference w:id="262"/>
      </w:r>
      <w:r>
        <w:t xml:space="preserv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commentRangeStart w:id="263"/>
            <w:r>
              <w:rPr>
                <w:b/>
                <w:bCs/>
              </w:rPr>
              <w:t>Sidebar: Outcomes-Based Funding as a Policy Tool</w:t>
            </w:r>
            <w:commentRangeEnd w:id="263"/>
            <w:r>
              <w:rPr>
                <w:rStyle w:val="CommentReference"/>
              </w:rPr>
              <w:commentReference w:id="263"/>
            </w:r>
          </w:p>
          <w:p w14:paraId="6CD0221A" w14:textId="77777777" w:rsidR="00621651" w:rsidRDefault="00000000">
            <w:r>
              <w:t xml:space="preserve">Using outcomes-based funding as an incentive tool assumes that institutions have the capacity to respond but lack motivation. However, </w:t>
            </w:r>
            <w:commentRangeStart w:id="266"/>
            <w:del w:id="264" w:author="Claude" w:date="2026-02-21T21:53:15Z">
              <w:r w:rsidDel="00AA0001">
                <w:delText>poor performance can also be the result of</w:delText>
              </w:r>
            </w:del>
            <w:ins w:id="265" w:author="Claude" w:date="2026-02-21T21:53:15Z">
              <w:r w:rsidR="00AA0001">
                <w:t>poor performance can  be the result of</w:t>
              </w:r>
            </w:ins>
            <w:commentRangeEnd w:id="266"/>
            <w:r>
              <w:rPr>
                <w:rStyle w:val="CommentReference"/>
              </w:rPr>
              <w:commentReference w:id="266"/>
            </w:r>
            <w:r>
              <w:t xml:space="preserve">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t>
            </w:r>
            <w:commentRangeStart w:id="269"/>
            <w:del w:id="267" w:author="Claude" w:date="2026-02-21T21:53:15Z">
              <w:r w:rsidDel="00AA0001">
                <w:delText>what is the appropriate state role in boosting</w:delText>
              </w:r>
            </w:del>
            <w:ins w:id="268" w:author="Claude" w:date="2026-02-21T21:53:15Z">
              <w:r w:rsidR="00AA0001">
                <w:t>what is the appropriate role of the state in boosting</w:t>
              </w:r>
            </w:ins>
            <w:commentRangeEnd w:id="269"/>
            <w:r>
              <w:rPr>
                <w:rStyle w:val="CommentReference"/>
              </w:rPr>
              <w:commentReference w:id="269"/>
            </w:r>
            <w:r>
              <w:t xml:space="preserve">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w:t>
            </w:r>
            <w:commentRangeStart w:id="272"/>
            <w:del w:id="270" w:author="Claude" w:date="2026-02-21T21:53:15Z">
              <w:r w:rsidDel="00AA0001">
                <w:delText>government operates differently from business contexts</w:delText>
              </w:r>
            </w:del>
            <w:ins w:id="271" w:author="Claude" w:date="2026-02-21T21:53:15Z">
              <w:r w:rsidR="00AA0001">
                <w:t>government operates differently from business</w:t>
              </w:r>
            </w:ins>
            <w:commentRangeEnd w:id="272"/>
            <w:r>
              <w:rPr>
                <w:rStyle w:val="CommentReference"/>
              </w:rPr>
              <w:commentReference w:id="272"/>
            </w:r>
            <w:r>
              <w:t>,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 xml:space="preserve">Given the mixed formal evidence, </w:t>
      </w:r>
      <w:commentRangeStart w:id="275"/>
      <w:del w:id="273" w:author="Claude" w:date="2026-02-21T21:53:15Z">
        <w:r w:rsidDel="00AA0001">
          <w:delText>some stakeholders may be rightfully skeptical of outcomes-based funding models, but they are still appealing</w:delText>
        </w:r>
      </w:del>
      <w:ins w:id="274" w:author="Claude" w:date="2026-02-21T21:53:15Z">
        <w:r w:rsidR="00AA0001">
          <w:t>some stakeholders may be rightfully skeptical of outcomes-based funding models; however, they are still appealing</w:t>
        </w:r>
      </w:ins>
      <w:commentRangeEnd w:id="275"/>
      <w:r>
        <w:rPr>
          <w:rStyle w:val="CommentReference"/>
        </w:rPr>
        <w:commentReference w:id="275"/>
      </w:r>
      <w:r>
        <w:lastRenderedPageBreak/>
        <w:t xml:space="preserve">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w:t>
      </w:r>
      <w:commentRangeStart w:id="278"/>
      <w:del w:id="276" w:author="Claude" w:date="2026-02-21T21:53:15Z">
        <w:r w:rsidDel="00AA0001">
          <w:delText>the need for a skilled workforce and filling talent shortages</w:delText>
        </w:r>
      </w:del>
      <w:ins w:id="277" w:author="Claude" w:date="2026-02-21T21:53:15Z">
        <w:r w:rsidR="00AA0001">
          <w:t>the need for a skilled workforce and for filling talent shortages</w:t>
        </w:r>
      </w:ins>
      <w:commentRangeEnd w:id="278"/>
      <w:r>
        <w:rPr>
          <w:rStyle w:val="CommentReference"/>
        </w:rPr>
        <w:commentReference w:id="278"/>
      </w:r>
      <w:r>
        <w:t xml:space="preserve"> in critical industries. Students, meanwhile, think of ROI in terms of individual earnings, debt repayment, and career stability. Advocates may point to broader social returns that are harder to quantify but no less important: greater civic participation, upward mobility, and </w:t>
      </w:r>
      <w:commentRangeStart w:id="281"/>
      <w:del w:id="279" w:author="Claude" w:date="2026-02-21T21:53:15Z">
        <w:r w:rsidDel="00AA0001">
          <w:delText>increased opportunities both for historically marginalized groups and students</w:delText>
        </w:r>
      </w:del>
      <w:ins w:id="280" w:author="Claude" w:date="2026-02-21T21:53:15Z">
        <w:r w:rsidR="00AA0001">
          <w:t>increased opportunities for both historically marginalized groups and students</w:t>
        </w:r>
      </w:ins>
      <w:commentRangeEnd w:id="281"/>
      <w:r>
        <w:rPr>
          <w:rStyle w:val="CommentReference"/>
        </w:rPr>
        <w:commentReference w:id="281"/>
      </w:r>
      <w:r>
        <w:t xml:space="preserve">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w:t>
      </w:r>
      <w:commentRangeStart w:id="284"/>
      <w:del w:id="282" w:author="Claude" w:date="2026-02-21T21:53:15Z">
        <w:r w:rsidDel="00AA0001">
          <w:delText>are easier to measure and communicate, but they risk</w:delText>
        </w:r>
      </w:del>
      <w:ins w:id="283" w:author="Claude" w:date="2026-02-21T21:53:15Z">
        <w:r w:rsidR="00AA0001">
          <w:t>are easier to measure and communicate, but risk</w:t>
        </w:r>
      </w:ins>
      <w:commentRangeEnd w:id="284"/>
      <w:r>
        <w:rPr>
          <w:rStyle w:val="CommentReference"/>
        </w:rPr>
        <w:commentReference w:id="284"/>
      </w:r>
      <w:r>
        <w:lastRenderedPageBreak/>
        <w:t xml:space="preserve"> reinforcing a transactional view of higher education that ignores its broader civic and social purposes. </w:t>
      </w:r>
      <w:commentRangeStart w:id="287"/>
      <w:del w:id="285" w:author="Claude" w:date="2026-02-21T21:53:15Z">
        <w:r w:rsidDel="00AA0001">
          <w:delText>Broader definitions capture the full range of returns but are</w:delText>
        </w:r>
      </w:del>
      <w:ins w:id="286" w:author="Claude" w:date="2026-02-21T21:53:15Z">
        <w:r w:rsidR="00AA0001">
          <w:t>Broader definitions may capture the full range of returns but are</w:t>
        </w:r>
      </w:ins>
      <w:commentRangeEnd w:id="287"/>
      <w:r>
        <w:rPr>
          <w:rStyle w:val="CommentReference"/>
        </w:rPr>
        <w:commentReference w:id="287"/>
      </w:r>
      <w:r>
        <w:lastRenderedPageBreak/>
        <w:t xml:space="preserve"> harder to quantify and tie directly to funding.</w:t>
      </w:r>
    </w:p>
    <w:p w14:paraId="4F3E2020" w14:textId="77777777" w:rsidR="00621651" w:rsidRDefault="00621651"/>
    <w:p w14:paraId="1D6349F6" w14:textId="77777777" w:rsidR="00621651" w:rsidRDefault="00000000">
      <w: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w:t>
      </w:r>
      <w:commentRangeStart w:id="290"/>
      <w:del w:id="288" w:author="Claude" w:date="2026-02-21T21:53:15Z">
        <w:r w:rsidDel="00AA0001">
          <w:delText>critical, but lower-earning fields</w:delText>
        </w:r>
      </w:del>
      <w:ins w:id="289" w:author="Claude" w:date="2026-02-21T21:53:15Z">
        <w:r w:rsidR="00AA0001">
          <w:t>critical but lower-earning fields</w:t>
        </w:r>
      </w:ins>
      <w:commentRangeEnd w:id="290"/>
      <w:r>
        <w:rPr>
          <w:rStyle w:val="CommentReference"/>
        </w:rPr>
        <w:commentReference w:id="290"/>
      </w:r>
      <w:r>
        <w:t xml:space="preserve"> (e.g., teaching).</w:t>
      </w:r>
    </w:p>
    <w:p w14:paraId="05193026" w14:textId="77777777" w:rsidR="00621651" w:rsidRDefault="00621651"/>
    <w:p w14:paraId="3258C3C0" w14:textId="77777777" w:rsidR="00621651" w:rsidRDefault="00000000">
      <w:r>
        <w:t xml:space="preserve">Outcomes-based funding policies require policymakers to balance competing priorities and determine what is </w:t>
      </w:r>
      <w:commentRangeStart w:id="293"/>
      <w:del w:id="291" w:author="Claude" w:date="2026-02-21T21:53:15Z">
        <w:r w:rsidDel="00AA0001">
          <w:delText>most relevant, high-priority, and applicable</w:delText>
        </w:r>
      </w:del>
      <w:ins w:id="292" w:author="Claude" w:date="2026-02-21T21:53:15Z">
        <w:r w:rsidR="00AA0001">
          <w:t>most relevant, high priority, and applicable</w:t>
        </w:r>
      </w:ins>
      <w:commentRangeEnd w:id="293"/>
      <w:r>
        <w:rPr>
          <w:rStyle w:val="CommentReference"/>
        </w:rPr>
        <w:commentReference w:id="293"/>
      </w:r>
      <w:r>
        <w:t xml:space="preserv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t>
      </w:r>
      <w:commentRangeStart w:id="296"/>
      <w:del w:id="294" w:author="Claude" w:date="2026-02-21T21:53:15Z">
        <w:r w:rsidDel="00AA0001">
          <w:delText>Each aspect also includes an example</w:delText>
        </w:r>
      </w:del>
      <w:ins w:id="295" w:author="Claude" w:date="2026-02-21T21:53:15Z">
        <w:r w:rsidR="00AA0001">
          <w:t>Each section also includes an example</w:t>
        </w:r>
      </w:ins>
      <w:commentRangeEnd w:id="296"/>
      <w:r>
        <w:rPr>
          <w:rStyle w:val="CommentReference"/>
        </w:rPr>
        <w:commentReference w:id="296"/>
      </w:r>
      <w:r>
        <w:t xml:space="preserve"> of an existing outcomes-based formula that was crafted creatively or thoughtfully to meet that state’s priorities. These are not necessarily exemplars, </w:t>
      </w:r>
      <w:commentRangeStart w:id="299"/>
      <w:del w:id="297" w:author="Claude" w:date="2026-02-21T21:53:15Z">
        <w:r w:rsidDel="00AA0001">
          <w:delText>but can help to highlight unconventional</w:delText>
        </w:r>
      </w:del>
      <w:ins w:id="298" w:author="Claude" w:date="2026-02-21T21:53:15Z">
        <w:r w:rsidR="00AA0001">
          <w:t>but can help highlight unconventional</w:t>
        </w:r>
      </w:ins>
      <w:commentRangeEnd w:id="299"/>
      <w:r>
        <w:rPr>
          <w:rStyle w:val="CommentReference"/>
        </w:rPr>
        <w:commentReference w:id="299"/>
      </w:r>
      <w:r>
        <w:t xml:space="preserve"> or newer approaches for consideration. </w:t>
      </w:r>
      <w:commentRangeStart w:id="302"/>
      <w:del w:id="300" w:author="Claude" w:date="2026-02-21T21:53:15Z">
        <w:r w:rsidDel="00AA0001">
          <w:delText>At the end of this section is also a list</w:delText>
        </w:r>
      </w:del>
      <w:ins w:id="301" w:author="Claude" w:date="2026-02-21T21:53:15Z">
        <w:r w:rsidR="00AA0001">
          <w:t>At the end of this section is  a list</w:t>
        </w:r>
      </w:ins>
      <w:commentRangeEnd w:id="302"/>
      <w:r>
        <w:rPr>
          <w:rStyle w:val="CommentReference"/>
        </w:rPr>
        <w:commentReference w:id="302"/>
      </w:r>
      <w:r>
        <w:t xml:space="preserve">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xml:space="preserve">The first and most critical step in designing an outcomes-based funding model </w:t>
      </w:r>
      <w:commentRangeStart w:id="305"/>
      <w:del w:id="303" w:author="Claude" w:date="2026-02-21T21:53:15Z">
        <w:r w:rsidDel="00AA0001">
          <w:delText>is aligning stakeholders</w:delText>
        </w:r>
      </w:del>
      <w:ins w:id="304" w:author="Claude" w:date="2026-02-21T21:53:15Z">
        <w:r w:rsidR="00AA0001">
          <w:t>is to align stakeholders</w:t>
        </w:r>
      </w:ins>
      <w:commentRangeEnd w:id="305"/>
      <w:r>
        <w:rPr>
          <w:rStyle w:val="CommentReference"/>
        </w:rPr>
        <w:commentReference w:id="305"/>
      </w:r>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w:t>
      </w:r>
      <w:commentRangeStart w:id="311"/>
      <w:del w:id="309" w:author="Claude" w:date="2026-02-21T21:53:15Z">
        <w:r w:rsidDel="00AA0001">
          <w:delText>too many metrics may blunt</w:delText>
        </w:r>
      </w:del>
      <w:ins w:id="310" w:author="Claude" w:date="2026-02-21T21:53:15Z">
        <w:r w:rsidR="00AA0001">
          <w:t>too many metrics could blunt</w:t>
        </w:r>
      </w:ins>
      <w:commentRangeEnd w:id="311"/>
      <w:r>
        <w:rPr>
          <w:rStyle w:val="CommentReference"/>
        </w:rPr>
        <w:commentReference w:id="311"/>
      </w:r>
      <w:r>
        <w:t xml:space="preserve"> any incentive to </w:t>
      </w:r>
      <w:commentRangeStart w:id="308"/>
      <w:del w:id="306" w:author="Claude" w:date="2026-02-21T21:53:15Z">
        <w:r w:rsidDel="00AA0001">
          <w:delText>move the needle on any one outcome</w:delText>
        </w:r>
      </w:del>
      <w:ins w:id="307" w:author="Claude" w:date="2026-02-21T21:53:15Z">
        <w:r w:rsidR="00AA0001">
          <w:t>drive improvement on any single outcome</w:t>
        </w:r>
      </w:ins>
      <w:commentRangeEnd w:id="308"/>
      <w:r>
        <w:rPr>
          <w:rStyle w:val="CommentReference"/>
        </w:rPr>
        <w:commentReference w:id="308"/>
      </w:r>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 xml:space="preserve">Example: </w:t>
            </w:r>
            <w:commentRangeStart w:id="314"/>
            <w:del w:id="312" w:author="Claude" w:date="2026-02-21T21:53:15Z">
              <w:r w:rsidDel="00AA0001">
                <w:rPr>
                  <w:b/>
                  <w:bCs/>
                </w:rPr>
                <w:delText>Texas's revamped two-year formula</w:delText>
              </w:r>
            </w:del>
            <w:ins w:id="313" w:author="Claude" w:date="2026-02-21T21:53:15Z">
              <w:r w:rsidR="00AA0001">
                <w:rPr>
                  <w:b/>
                  <w:bCs/>
                </w:rPr>
                <w:t>Texas' revamped two-year formula</w:t>
              </w:r>
            </w:ins>
            <w:commentRangeEnd w:id="314"/>
            <w:r>
              <w:rPr>
                <w:rStyle w:val="CommentReference"/>
              </w:rPr>
              <w:commentReference w:id="314"/>
            </w:r>
            <w:r>
              <w:rPr>
                <w:b/>
                <w:bCs/>
              </w:rPr>
              <w:t xml:space="preserve">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w:t>
      </w:r>
      <w:commentRangeStart w:id="317"/>
      <w:del w:id="315" w:author="Claude" w:date="2026-02-21T21:53:15Z">
        <w:r w:rsidDel="00AA0001">
          <w:delText>metrics like completion rates and time to degree</w:delText>
        </w:r>
      </w:del>
      <w:ins w:id="316" w:author="Claude" w:date="2026-02-21T21:53:15Z">
        <w:r w:rsidR="00AA0001">
          <w:t>metrics, such as completion rates and time to degree</w:t>
        </w:r>
      </w:ins>
      <w:commentRangeEnd w:id="317"/>
      <w:r>
        <w:rPr>
          <w:rStyle w:val="CommentReference"/>
        </w:rPr>
        <w:commentReference w:id="317"/>
      </w:r>
      <w:commentRangeStart w:id="318"/>
      <w:r>
        <w:t xml:space="preserv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commentRangeEnd w:id="318"/>
      <w:r>
        <w:rPr>
          <w:rStyle w:val="CommentReference"/>
        </w:rPr>
        <w:commentReference w:id="318"/>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commentRangeStart w:id="319"/>
            <w:r>
              <w:rPr>
                <w:b/>
                <w:bCs/>
              </w:rPr>
              <w:t>Example: Indiana’s revised funding model for both two- and four-year institutions recognizes disparate declines in outcomes for low-income and adult students.</w:t>
            </w:r>
            <w:commentRangeEnd w:id="319"/>
            <w:r>
              <w:rPr>
                <w:rStyle w:val="CommentReference"/>
              </w:rPr>
              <w:commentReference w:id="319"/>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w:t>
      </w:r>
      <w:commentRangeStart w:id="322"/>
      <w:del w:id="320" w:author="Claude" w:date="2026-02-21T21:53:15Z">
        <w:r w:rsidDel="00AA0001">
          <w:delText>the specific inputs and processes that must be included to achieve those results</w:delText>
        </w:r>
      </w:del>
      <w:ins w:id="321" w:author="Claude" w:date="2026-02-21T21:53:15Z">
        <w:r w:rsidR="00AA0001">
          <w:t>the specific inputs and processes that must be included to achieve the desired results</w:t>
        </w:r>
      </w:ins>
      <w:commentRangeEnd w:id="322"/>
      <w:r>
        <w:rPr>
          <w:rStyle w:val="CommentReference"/>
        </w:rPr>
        <w:commentReference w:id="322"/>
      </w:r>
      <w:r>
        <w:lastRenderedPageBreak/>
        <w:t xml:space="preserve">. Institutions facing </w:t>
      </w:r>
      <w:commentRangeStart w:id="325"/>
      <w:del w:id="323" w:author="Claude" w:date="2026-02-21T21:53:15Z">
        <w:r w:rsidDel="00AA0001">
          <w:delText>enrollment declines or changing demographics</w:delText>
        </w:r>
      </w:del>
      <w:ins w:id="324" w:author="Claude" w:date="2026-02-21T21:53:15Z">
        <w:r w:rsidR="00AA0001">
          <w:t>declining enrollment or changing demographics</w:t>
        </w:r>
      </w:ins>
      <w:commentRangeEnd w:id="325"/>
      <w:r>
        <w:rPr>
          <w:rStyle w:val="CommentReference"/>
        </w:rPr>
        <w:commentReference w:id="325"/>
      </w:r>
      <w:r>
        <w:lastRenderedPageBreak/>
        <w:t xml:space="preserve">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commentRangeStart w:id="328"/>
            <w:del w:id="326" w:author="Claude" w:date="2026-02-21T21:53:15Z">
              <w:r w:rsidDel="00AA0001">
                <w:delText>Tennessee offers an example of how states can look</w:delText>
              </w:r>
            </w:del>
            <w:ins w:id="327" w:author="Claude" w:date="2026-02-21T21:53:15Z">
              <w:r w:rsidR="00AA0001">
                <w:t>Tennessee illustrates how states can look</w:t>
              </w:r>
            </w:ins>
            <w:commentRangeEnd w:id="328"/>
            <w:r>
              <w:rPr>
                <w:rStyle w:val="CommentReference"/>
              </w:rPr>
              <w:commentReference w:id="328"/>
            </w:r>
            <w:r>
              <w:t xml:space="preserve">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commentRangeStart w:id="331"/>
            <w:del w:id="329" w:author="Claude" w:date="2026-02-21T21:53:15Z">
              <w:r w:rsidDel="00AA0001">
                <w:delText>accreditors as measured by external evaluations</w:delText>
              </w:r>
            </w:del>
            <w:ins w:id="330" w:author="Claude" w:date="2026-02-21T21:53:15Z">
              <w:r w:rsidR="00AA0001">
                <w:t>accreditors, as measured by external evaluations</w:t>
              </w:r>
            </w:ins>
            <w:commentRangeEnd w:id="331"/>
            <w:r>
              <w:rPr>
                <w:rStyle w:val="CommentReference"/>
              </w:rPr>
              <w:commentReference w:id="331"/>
            </w:r>
            <w:r>
              <w:t xml:space="preserve">.</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w:t>
      </w:r>
      <w:commentRangeStart w:id="334"/>
      <w:del w:id="332" w:author="Claude" w:date="2026-02-21T21:53:15Z">
        <w:r w:rsidDel="00AA0001">
          <w:delText>metrics like completion rates</w:delText>
        </w:r>
      </w:del>
      <w:ins w:id="333" w:author="Claude" w:date="2026-02-21T21:53:15Z">
        <w:r w:rsidR="00AA0001">
          <w:t>metrics, such as completion rates,</w:t>
        </w:r>
      </w:ins>
      <w:commentRangeEnd w:id="334"/>
      <w:r>
        <w:rPr>
          <w:rStyle w:val="CommentReference"/>
        </w:rPr>
        <w:commentReference w:id="334"/>
      </w:r>
      <w:r>
        <w:t xml:space="preserve"> and time to degree. While these measures matter, </w:t>
      </w:r>
      <w:commentRangeStart w:id="337"/>
      <w:del w:id="335" w:author="Claude" w:date="2026-02-21T21:53:15Z">
        <w:r w:rsidDel="00AA0001">
          <w:delText>they don't capture</w:delText>
        </w:r>
      </w:del>
      <w:ins w:id="336" w:author="Claude" w:date="2026-02-21T21:53:15Z">
        <w:r w:rsidR="00AA0001">
          <w:t>they do not capture</w:t>
        </w:r>
      </w:ins>
      <w:commentRangeEnd w:id="337"/>
      <w:r>
        <w:rPr>
          <w:rStyle w:val="CommentReference"/>
        </w:rPr>
        <w:commentReference w:id="337"/>
      </w:r>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w:t>
      </w:r>
      <w:commentRangeStart w:id="340"/>
      <w:del w:id="338" w:author="Claude" w:date="2026-02-21T21:53:15Z">
        <w:r w:rsidDel="00AA0001">
          <w:delText>there isn't one right way</w:delText>
        </w:r>
      </w:del>
      <w:ins w:id="339" w:author="Claude" w:date="2026-02-21T21:53:15Z">
        <w:r w:rsidR="00AA0001">
          <w:t>there is not one right way</w:t>
        </w:r>
      </w:ins>
      <w:commentRangeEnd w:id="340"/>
      <w:r>
        <w:rPr>
          <w:rStyle w:val="CommentReference"/>
        </w:rPr>
        <w:commentReference w:id="340"/>
      </w:r>
      <w:r>
        <w:t xml:space="preserve">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w:t>
      </w:r>
      <w:commentRangeStart w:id="343"/>
      <w:del w:id="341" w:author="Claude" w:date="2026-02-21T21:53:15Z">
        <w:r w:rsidDel="00AA0001">
          <w:delText>Different methods of calculation</w:delText>
        </w:r>
      </w:del>
      <w:ins w:id="342" w:author="Claude" w:date="2026-02-21T21:53:15Z">
        <w:r w:rsidR="00AA0001">
          <w:t>Different calculation methods</w:t>
        </w:r>
      </w:ins>
      <w:commentRangeEnd w:id="343"/>
      <w:r>
        <w:rPr>
          <w:rStyle w:val="CommentReference"/>
        </w:rPr>
        <w:commentReference w:id="343"/>
      </w:r>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w:t>
      </w:r>
      <w:commentRangeStart w:id="346"/>
      <w:del w:id="344" w:author="Claude" w:date="2026-02-21T21:53:15Z">
        <w:r w:rsidDel="00AA0001">
          <w:delText>credentials awarded to first-generation students might have a premium compared to other students</w:delText>
        </w:r>
      </w:del>
      <w:ins w:id="345" w:author="Claude" w:date="2026-02-21T21:53:15Z">
        <w:r w:rsidR="00AA0001">
          <w:t>credentials awarded to first-generation students could carry a premium compared to those of other students</w:t>
        </w:r>
      </w:ins>
      <w:commentRangeEnd w:id="346"/>
      <w:r>
        <w:rPr>
          <w:rStyle w:val="CommentReference"/>
        </w:rPr>
        <w:commentReference w:id="346"/>
      </w:r>
      <w:r>
        <w:t xml:space="preserve">. Early research has found that premiums for science, technology, engineering, and math (STEM) fields have led to </w:t>
      </w:r>
      <w:commentRangeStart w:id="349"/>
      <w:del w:id="347" w:author="Claude" w:date="2026-02-21T21:53:15Z">
        <w:r w:rsidDel="00AA0001">
          <w:delText>increases in credentials in those fields</w:delText>
        </w:r>
      </w:del>
      <w:ins w:id="348" w:author="Claude" w:date="2026-02-21T21:53:15Z">
        <w:r w:rsidR="00AA0001">
          <w:t>increased credentials in those fields</w:t>
        </w:r>
      </w:ins>
      <w:commentRangeEnd w:id="349"/>
      <w:r>
        <w:rPr>
          <w:rStyle w:val="CommentReference"/>
        </w:rPr>
        <w:commentReference w:id="349"/>
      </w:r>
      <w:r>
        <w:t xml:space="preserve">.</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commentRangeStart w:id="352"/>
      <w:del w:id="350" w:author="Claude" w:date="2026-02-21T21:53:15Z">
        <w:r w:rsidDel="00AA0001">
          <w:delText>Distribution methods --- or, how funding is allocated</w:delText>
        </w:r>
      </w:del>
      <w:ins w:id="351" w:author="Claude" w:date="2026-02-21T21:53:15Z">
        <w:r w:rsidR="00AA0001">
          <w:t>Distribution methods --- or how funding is allocated</w:t>
        </w:r>
      </w:ins>
      <w:commentRangeEnd w:id="352"/>
      <w:r>
        <w:rPr>
          <w:rStyle w:val="CommentReference"/>
        </w:rPr>
        <w:commentReference w:id="352"/>
      </w:r>
      <w:r>
        <w:t xml:space="preserve"> after metrics are calculated — also matter. In some states, </w:t>
      </w:r>
      <w:commentRangeStart w:id="355"/>
      <w:del w:id="353" w:author="Claude" w:date="2026-02-21T21:53:15Z">
        <w:r w:rsidDel="00AA0001">
          <w:delText>funding is distributed</w:delText>
        </w:r>
      </w:del>
      <w:ins w:id="354" w:author="Claude" w:date="2026-02-21T21:53:15Z">
        <w:r w:rsidR="00AA0001">
          <w:t>funds are distributed</w:t>
        </w:r>
      </w:ins>
      <w:commentRangeEnd w:id="355"/>
      <w:r>
        <w:rPr>
          <w:rStyle w:val="CommentReference"/>
        </w:rPr>
        <w:commentReference w:id="355"/>
      </w:r>
      <w:r>
        <w:t xml:space="preserve"> based on an institution's individual performance relative to other institutions in the state. This approach incentivizes cross-institution competition, </w:t>
      </w:r>
      <w:commentRangeStart w:id="358"/>
      <w:del w:id="356" w:author="Claude" w:date="2026-02-21T21:53:15Z">
        <w:r w:rsidDel="00AA0001">
          <w:delText>which may drive higher outcomes but could also discourage</w:delText>
        </w:r>
      </w:del>
      <w:ins w:id="357" w:author="Claude" w:date="2026-02-21T21:53:15Z">
        <w:r w:rsidR="00AA0001">
          <w:t>which can drive higher outcomes but also discourage</w:t>
        </w:r>
      </w:ins>
      <w:commentRangeEnd w:id="358"/>
      <w:r>
        <w:rPr>
          <w:rStyle w:val="CommentReference"/>
        </w:rPr>
        <w:commentReference w:id="358"/>
      </w:r>
      <w:r>
        <w:t xml:space="preserve"> statewide collaboration. Other states opt to compare IHEs’ current metrics against their past performance, </w:t>
      </w:r>
      <w:commentRangeStart w:id="361"/>
      <w:del w:id="359" w:author="Claude" w:date="2026-02-21T21:53:15Z">
        <w:r w:rsidDel="00AA0001">
          <w:delText>to account for variety in institutional context</w:delText>
        </w:r>
      </w:del>
      <w:ins w:id="360" w:author="Claude" w:date="2026-02-21T21:53:15Z">
        <w:r w:rsidR="00AA0001">
          <w:t>to account for variations in institutional contexts</w:t>
        </w:r>
      </w:ins>
      <w:commentRangeEnd w:id="361"/>
      <w:r>
        <w:rPr>
          <w:rStyle w:val="CommentReference"/>
        </w:rPr>
        <w:commentReference w:id="361"/>
      </w:r>
      <w:r>
        <w:t xml:space="preserve">. If institutions are competing against themselves, leaders may feel as though it is more realistic to drive increases in student outcomes, rather than </w:t>
      </w:r>
      <w:commentRangeStart w:id="364"/>
      <w:del w:id="362" w:author="Claude" w:date="2026-02-21T21:53:15Z">
        <w:r w:rsidDel="00AA0001">
          <w:delText>competing with an IHE who might have</w:delText>
        </w:r>
      </w:del>
      <w:ins w:id="363" w:author="Claude" w:date="2026-02-21T21:53:15Z">
        <w:r w:rsidR="00AA0001">
          <w:t>competing with an IHE that might have</w:t>
        </w:r>
      </w:ins>
      <w:commentRangeEnd w:id="364"/>
      <w:r>
        <w:rPr>
          <w:rStyle w:val="CommentReference"/>
        </w:rPr>
        <w:commentReference w:id="364"/>
      </w:r>
      <w:r>
        <w:t xml:space="preser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w:t>
            </w:r>
            <w:commentRangeStart w:id="367"/>
            <w:del w:id="365" w:author="Claude" w:date="2026-02-21T21:53:15Z">
              <w:r w:rsidDel="00AA0001">
                <w:delText>competing with each other</w:delText>
              </w:r>
            </w:del>
            <w:ins w:id="366" w:author="Claude" w:date="2026-02-21T21:53:15Z">
              <w:r w:rsidR="00AA0001">
                <w:t>competing with one another</w:t>
              </w:r>
            </w:ins>
            <w:commentRangeEnd w:id="367"/>
            <w:r>
              <w:rPr>
                <w:rStyle w:val="CommentReference"/>
              </w:rPr>
              <w:commentReference w:id="367"/>
            </w:r>
            <w:r>
              <w:t xml:space="preserve">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w:t>
      </w:r>
      <w:commentRangeStart w:id="370"/>
      <w:del w:id="368" w:author="Claude" w:date="2026-02-21T21:53:15Z">
        <w:r w:rsidDel="00AA0001">
          <w:delText>improving</w:delText>
        </w:r>
      </w:del>
      <w:ins w:id="369" w:author="Claude" w:date="2026-02-21T21:53:15Z">
        <w:r w:rsidR="00AA0001">
          <w:t>improve</w:t>
        </w:r>
      </w:ins>
      <w:commentRangeEnd w:id="370"/>
      <w:r>
        <w:rPr>
          <w:rStyle w:val="CommentReference"/>
        </w:rPr>
        <w:commentReference w:id="370"/>
      </w:r>
      <w:r>
        <w:t xml:space="preserve"> students’ experiences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w:t>
      </w:r>
      <w:commentRangeStart w:id="373"/>
      <w:del w:id="371" w:author="Claude" w:date="2026-02-21T21:53:15Z">
        <w:r w:rsidDel="00AA0001">
          <w:delText>give IHEs time to align budgets and programs</w:delText>
        </w:r>
      </w:del>
      <w:ins w:id="372" w:author="Claude" w:date="2026-02-21T21:53:15Z">
        <w:r w:rsidR="00AA0001">
          <w:t>give IHEs time to align their budgets and programs</w:t>
        </w:r>
      </w:ins>
      <w:commentRangeEnd w:id="373"/>
      <w:r>
        <w:rPr>
          <w:rStyle w:val="CommentReference"/>
        </w:rPr>
        <w:commentReference w:id="373"/>
      </w:r>
      <w:r>
        <w:t xml:space="preserve"> with new requirements. Finally, states should plan continuous improvement cycles to evaluate and refine their formulas over time. Only by </w:t>
      </w:r>
      <w:commentRangeStart w:id="376"/>
      <w:del w:id="374" w:author="Claude" w:date="2026-02-21T21:53:15Z">
        <w:r w:rsidDel="00AA0001">
          <w:delText>tracking data and analyzing change over time</w:delText>
        </w:r>
      </w:del>
      <w:ins w:id="375" w:author="Claude" w:date="2026-02-21T21:53:15Z">
        <w:r w:rsidR="00AA0001">
          <w:t>tracking data and analyzing changes over time</w:t>
        </w:r>
      </w:ins>
      <w:commentRangeEnd w:id="376"/>
      <w:r>
        <w:rPr>
          <w:rStyle w:val="CommentReference"/>
        </w:rPr>
        <w:commentReference w:id="376"/>
      </w:r>
      <w:r>
        <w:t xml:space="preserve"> </w:t>
      </w:r>
      <w:commentRangeStart w:id="379"/>
      <w:del w:id="377" w:author="Claude" w:date="2026-02-21T21:53:15Z">
        <w:r w:rsidDel="00AA0001">
          <w:delText>will stakeholders learn whether</w:delText>
        </w:r>
      </w:del>
      <w:ins w:id="378" w:author="Claude" w:date="2026-02-21T21:53:15Z">
        <w:r w:rsidR="00AA0001">
          <w:t>will stakeholders be able to learn whether</w:t>
        </w:r>
      </w:ins>
      <w:commentRangeEnd w:id="379"/>
      <w:r>
        <w:rPr>
          <w:rStyle w:val="CommentReference"/>
        </w:rPr>
        <w:commentReference w:id="379"/>
      </w:r>
      <w:r>
        <w:t xml:space="preserve">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 xml:space="preserve">In 2023, Oregon redesigned its community college formula to add two student-focused </w:t>
            </w:r>
            <w:commentRangeStart w:id="382"/>
            <w:del w:id="380" w:author="Claude" w:date="2026-02-21T21:53:15Z">
              <w:r w:rsidDel="00AA0001">
                <w:delText>components---Student Support</w:delText>
              </w:r>
            </w:del>
            <w:ins w:id="381" w:author="Claude" w:date="2026-02-21T21:53:15Z">
              <w:r w:rsidR="00AA0001">
                <w:t>components --- Student Support</w:t>
              </w:r>
            </w:ins>
            <w:commentRangeEnd w:id="382"/>
            <w:r>
              <w:rPr>
                <w:rStyle w:val="CommentReference"/>
              </w:rPr>
              <w:commentReference w:id="382"/>
            </w:r>
            <w:commentRangeStart w:id="383"/>
            <w:r>
              <w:t xml:space="preserve"> and Student Success—prioritizing low-income, adult, career and technical education, and underrepresented learners, with a long-run target of dedicating 10% of the Community College Support Fund (CCSF) to these areas.</w:t>
            </w:r>
            <w:commentRangeEnd w:id="383"/>
            <w:r>
              <w:rPr>
                <w:rStyle w:val="CommentReference"/>
              </w:rPr>
              <w:commentReference w:id="383"/>
            </w:r>
            <w:r>
              <w:rPr>
                <w:vertAlign w:val="superscript"/>
              </w:rPr>
              <w:footnoteReference w:id="56"/>
            </w:r>
            <w:r>
              <w:t xml:space="preserve"> To protect stability, the state is phasing in the </w:t>
            </w:r>
            <w:commentRangeStart w:id="386"/>
            <w:del w:id="384" w:author="Claude" w:date="2026-02-21T21:53:15Z">
              <w:r w:rsidDel="00AA0001">
                <w:delText>outcomes components</w:delText>
              </w:r>
            </w:del>
            <w:ins w:id="385" w:author="Claude" w:date="2026-02-21T21:53:15Z">
              <w:r w:rsidR="00AA0001">
                <w:t>outcomes-based component</w:t>
              </w:r>
            </w:ins>
            <w:commentRangeEnd w:id="386"/>
            <w:r>
              <w:rPr>
                <w:rStyle w:val="CommentReference"/>
              </w:rPr>
              <w:commentReference w:id="386"/>
            </w:r>
            <w:r>
              <w:t xml:space="preserve">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w:t>
            </w:r>
            <w:commentRangeStart w:id="389"/>
            <w:del w:id="387" w:author="Claude" w:date="2026-02-21T21:53:15Z">
              <w:r w:rsidDel="00AA0001">
                <w:delText>after which reviews will continue every five years</w:delText>
              </w:r>
            </w:del>
            <w:ins w:id="388" w:author="Claude" w:date="2026-02-21T21:53:15Z">
              <w:r w:rsidR="00AA0001">
                <w:t>after which reviews will occur every five years</w:t>
              </w:r>
            </w:ins>
            <w:commentRangeEnd w:id="389"/>
            <w:r>
              <w:rPr>
                <w:rStyle w:val="CommentReference"/>
              </w:rPr>
              <w:commentReference w:id="389"/>
            </w:r>
            <w:r>
              <w:t xml:space="preserve">.</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xml:space="preserve">As states contemplate whether to adopt or revise outcomes-based funding models, several questions </w:t>
      </w:r>
      <w:commentRangeStart w:id="392"/>
      <w:del w:id="390" w:author="Claude" w:date="2026-02-21T21:53:15Z">
        <w:r w:rsidDel="00AA0001">
          <w:delText>can help guide discussion</w:delText>
        </w:r>
      </w:del>
      <w:ins w:id="391" w:author="Claude" w:date="2026-02-21T21:53:15Z">
        <w:r w:rsidR="00AA0001">
          <w:t>can help guide discussions</w:t>
        </w:r>
      </w:ins>
      <w:commentRangeEnd w:id="392"/>
      <w:r>
        <w:rPr>
          <w:rStyle w:val="CommentReference"/>
        </w:rPr>
        <w:commentReference w:id="392"/>
      </w:r>
      <w:r>
        <w:t xml:space="preserve">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xml:space="preserve">Given a state’s specific context, </w:t>
      </w:r>
      <w:commentRangeStart w:id="395"/>
      <w:del w:id="393" w:author="Claude" w:date="2026-02-21T21:53:15Z">
        <w:r w:rsidDel="00AA0001">
          <w:rPr>
            <w:b/>
            <w:bCs/>
          </w:rPr>
          <w:delText>how much funding is appropriate for incentivizing behavior change</w:delText>
        </w:r>
      </w:del>
      <w:ins w:id="394" w:author="Claude" w:date="2026-02-21T21:53:15Z">
        <w:r w:rsidR="00AA0001">
          <w:rPr>
            <w:b/>
            <w:bCs/>
          </w:rPr>
          <w:t>how much funding is appropriate for incentivizing behavioral change</w:t>
        </w:r>
      </w:ins>
      <w:commentRangeEnd w:id="395"/>
      <w:r>
        <w:rPr>
          <w:rStyle w:val="CommentReference"/>
        </w:rPr>
        <w:commentReference w:id="395"/>
      </w:r>
      <w:r>
        <w:rPr>
          <w:b/>
          <w:bCs/>
        </w:rPr>
        <w:lastRenderedPageBreak/>
        <w:t xml:space="preserve"> </w:t>
      </w:r>
      <w:commentRangeStart w:id="398"/>
      <w:del w:id="396" w:author="Claude" w:date="2026-02-21T21:53:15Z">
        <w:r w:rsidDel="00AA0001">
          <w:rPr>
            <w:b/>
            <w:bCs/>
          </w:rPr>
          <w:delText>without adverse effects</w:delText>
        </w:r>
      </w:del>
      <w:ins w:id="397" w:author="Claude" w:date="2026-02-21T21:53:15Z">
        <w:r w:rsidR="00AA0001">
          <w:rPr>
            <w:b/>
            <w:bCs/>
          </w:rPr>
          <w:t>without causing adverse effects</w:t>
        </w:r>
      </w:ins>
      <w:commentRangeEnd w:id="398"/>
      <w:r>
        <w:rPr>
          <w:rStyle w:val="CommentReference"/>
        </w:rPr>
        <w:commentReference w:id="398"/>
      </w:r>
      <w:r>
        <w:rPr>
          <w:b/>
          <w:bCs/>
        </w:rPr>
        <w:lastRenderedPageBreak/>
        <w:t xml:space="preserve">?</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is a balancing act. States must select metrics that align with clearly articulated goals while avoiding an overwhelming number of </w:t>
      </w:r>
      <w:commentRangeStart w:id="401"/>
      <w:del w:id="399" w:author="Claude" w:date="2026-02-21T21:53:15Z">
        <w:r w:rsidDel="00AA0001">
          <w:delText>measures that dilute focus</w:delText>
        </w:r>
      </w:del>
      <w:ins w:id="400" w:author="Claude" w:date="2026-02-21T21:53:15Z">
        <w:r w:rsidR="00AA0001">
          <w:t>measures, which can dilute focus</w:t>
        </w:r>
      </w:ins>
      <w:commentRangeEnd w:id="401"/>
      <w:r>
        <w:rPr>
          <w:rStyle w:val="CommentReference"/>
        </w:rPr>
        <w:commentReference w:id="401"/>
      </w:r>
      <w:r>
        <w:t xml:space="preserve">. They must decide whether to reward absolute performance, improvement, or </w:t>
      </w:r>
      <w:commentRangeStart w:id="404"/>
      <w:del w:id="402" w:author="Claude" w:date="2026-02-21T21:53:15Z">
        <w:r w:rsidDel="00AA0001">
          <w:delText>some combination of both</w:delText>
        </w:r>
      </w:del>
      <w:ins w:id="403" w:author="Claude" w:date="2026-02-21T21:53:15Z">
        <w:r w:rsidR="00AA0001">
          <w:t>a combination of both</w:t>
        </w:r>
      </w:ins>
      <w:commentRangeEnd w:id="404"/>
      <w:r>
        <w:rPr>
          <w:rStyle w:val="CommentReference"/>
        </w:rPr>
        <w:commentReference w:id="404"/>
      </w:r>
      <w:r>
        <w:t xml:space="preserve">. Calculation methods and distribution approaches need to be </w:t>
      </w:r>
      <w:commentRangeStart w:id="407"/>
      <w:del w:id="405" w:author="Claude" w:date="2026-02-21T21:53:15Z">
        <w:r w:rsidDel="00AA0001">
          <w:delText>transparent enough for IHEs to understand how their actions translate into funding yet sophisticated enough</w:delText>
        </w:r>
      </w:del>
      <w:ins w:id="406" w:author="Claude" w:date="2026-02-21T21:53:15Z">
        <w:r w:rsidR="00AA0001">
          <w:t>transparent enough for IHEs to understand how their actions translate into funding, yet sophisticated enough</w:t>
        </w:r>
      </w:ins>
      <w:commentRangeEnd w:id="407"/>
      <w:r>
        <w:rPr>
          <w:rStyle w:val="CommentReference"/>
        </w:rPr>
        <w:commentReference w:id="407"/>
      </w:r>
      <w:r>
        <w:t xml:space="preserve"> to account for </w:t>
      </w:r>
      <w:commentRangeStart w:id="410"/>
      <w:del w:id="408" w:author="Claude" w:date="2026-02-21T21:53:15Z">
        <w:r w:rsidDel="00AA0001">
          <w:delText>differences in institutional context and student populations</w:delText>
        </w:r>
      </w:del>
      <w:ins w:id="409" w:author="Claude" w:date="2026-02-21T21:53:15Z">
        <w:r w:rsidR="00AA0001">
          <w:t>differences in institutional contexts and student populations</w:t>
        </w:r>
      </w:ins>
      <w:commentRangeEnd w:id="410"/>
      <w:r>
        <w:rPr>
          <w:rStyle w:val="CommentReference"/>
        </w:rPr>
        <w:commentReference w:id="410"/>
      </w:r>
      <w:r>
        <w:t xml:space="preserve">.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t>
      </w:r>
      <w:commentRangeStart w:id="413"/>
      <w:del w:id="411" w:author="Claude" w:date="2026-02-21T21:53:15Z">
        <w:r w:rsidDel="00AA0001">
          <w:delText>When designed and implemented poorly</w:delText>
        </w:r>
      </w:del>
      <w:ins w:id="412" w:author="Claude" w:date="2026-02-21T21:53:15Z">
        <w:r w:rsidR="00AA0001">
          <w:t>When poorly designed and implemented</w:t>
        </w:r>
      </w:ins>
      <w:commentRangeEnd w:id="413"/>
      <w:r>
        <w:rPr>
          <w:rStyle w:val="CommentReference"/>
        </w:rPr>
        <w:commentReference w:id="413"/>
      </w:r>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416"/>
      <w:del w:id="414" w:author="Claude" w:date="2026-02-21T21:53:15Z">
        <w:r w:rsidDel="00AA0001">
          <w:delText>benefitting both students and taxpayers</w:delText>
        </w:r>
      </w:del>
      <w:ins w:id="415" w:author="Claude" w:date="2026-02-21T21:53:15Z">
        <w:r w:rsidR="00AA0001">
          <w:t>benefiting both students and taxpayers</w:t>
        </w:r>
      </w:ins>
      <w:commentRangeEnd w:id="416"/>
      <w:r>
        <w:rPr>
          <w:rStyle w:val="CommentReference"/>
        </w:rPr>
        <w:commentReference w:id="416"/>
      </w:r>
      <w:r>
        <w:t xml:space="preserve">.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202" w:author="Claude" w:date="2026-02-21T21:53:15Z" w:initials="C">
    <w:p w14:paraId="800000CA" w14:textId="77777777" w:rsidR="00AA0001" w:rsidRDefault="00AA0001">
      <w:r>
        <w:rPr>
          <w:rStyle w:val="CommentReference"/>
        </w:rPr>
        <w:annotationRef/>
      </w:r>
      <w:r>
        <w:t>Word Choice: 'efforts' (plural) better matches the range of accountability activities described.</w:t>
      </w:r>
    </w:p>
  </w:comment>
  <w:comment w:id="205" w:author="Claude" w:date="2026-02-21T21:53:15Z" w:initials="C">
    <w:p w14:paraId="800000CD" w14:textId="77777777" w:rsidR="00AA0001" w:rsidRDefault="00AA0001">
      <w:r>
        <w:rPr>
          <w:rStyle w:val="CommentReference"/>
        </w:rPr>
        <w:annotationRef/>
      </w:r>
      <w:r>
        <w:t>Word Choice: 'existing' is clearer and more accessible than 'extant.</w:t>
      </w:r>
    </w:p>
  </w:comment>
  <w:comment w:id="208" w:author="Claude" w:date="2026-02-21T21:53:15Z" w:initials="C">
    <w:p w14:paraId="800000D0" w14:textId="77777777" w:rsidR="00AA0001" w:rsidRDefault="00AA0001">
      <w:r>
        <w:rPr>
          <w:rStyle w:val="CommentReference"/>
        </w:rPr>
        <w:annotationRef/>
      </w:r>
      <w:r>
        <w:t>Clarity: simplify parenthetical construction.</w:t>
      </w:r>
    </w:p>
  </w:comment>
  <w:comment w:id="211" w:author="Claude" w:date="2026-02-21T21:53:15Z" w:initials="C">
    <w:p w14:paraId="800000D3" w14:textId="77777777" w:rsidR="00AA0001" w:rsidRDefault="00AA0001">
      <w:r>
        <w:rPr>
          <w:rStyle w:val="CommentReference"/>
        </w:rPr>
        <w:annotationRef/>
      </w:r>
      <w:r>
        <w:t>Repetitive Phrasing: reduce echo of 'decision/decisions.</w:t>
      </w:r>
    </w:p>
  </w:comment>
  <w:comment w:id="214" w:author="Claude" w:date="2026-02-21T21:53:15Z" w:initials="C">
    <w:p w14:paraId="800000D6" w14:textId="77777777" w:rsidR="00AA0001" w:rsidRDefault="00AA0001">
      <w:r>
        <w:rPr>
          <w:rStyle w:val="CommentReference"/>
        </w:rPr>
        <w:annotationRef/>
      </w:r>
      <w:r>
        <w:t>Word Choice: 'or' better reflects that these are examples, not an exhaustive list.</w:t>
      </w:r>
    </w:p>
  </w:comment>
  <w:comment w:id="217" w:author="Claude" w:date="2026-02-21T21:53:15Z" w:initials="C">
    <w:p w14:paraId="800000D9" w14:textId="77777777" w:rsidR="00AA0001" w:rsidRDefault="00AA0001">
      <w:r>
        <w:rPr>
          <w:rStyle w:val="CommentReference"/>
        </w:rPr>
        <w:annotationRef/>
      </w:r>
      <w:r>
        <w:t>Wordiness: remove unnecessary 'and' in parenthetical.</w:t>
      </w:r>
    </w:p>
  </w:comment>
  <w:comment w:id="220" w:author="Claude" w:date="2026-02-21T21:53:15Z" w:initials="C">
    <w:p w14:paraId="800000DC" w14:textId="77777777" w:rsidR="00AA0001" w:rsidRDefault="00AA0001">
      <w:r>
        <w:rPr>
          <w:rStyle w:val="CommentReference"/>
        </w:rPr>
        <w:annotationRef/>
      </w:r>
      <w:r>
        <w:t>Precision: 'funds' refers to the money being distributed; 'funding' refers to the approach.</w:t>
      </w:r>
    </w:p>
  </w:comment>
  <w:comment w:id="223" w:author="Claude" w:date="2026-02-21T21:53:15Z" w:initials="C">
    <w:p w14:paraId="800000DF" w14:textId="77777777" w:rsidR="00AA0001" w:rsidRDefault="00AA0001">
      <w:r>
        <w:rPr>
          <w:rStyle w:val="CommentReference"/>
        </w:rPr>
        <w:annotationRef/>
      </w:r>
      <w:r>
        <w:t>AP Style: acronym already defined in this paragraph.</w:t>
      </w:r>
    </w:p>
  </w:comment>
  <w:comment w:id="226" w:author="Claude" w:date="2026-02-21T21:53:15Z" w:initials="C">
    <w:p w14:paraId="800000E2" w14:textId="77777777" w:rsidR="00AA0001" w:rsidRDefault="00AA0001">
      <w:r>
        <w:rPr>
          <w:rStyle w:val="CommentReference"/>
        </w:rPr>
        <w:annotationRef/>
      </w:r>
      <w:r>
        <w:t>Wordiness: 'some level of' adds no precision; also 'models' (plural) since 30+ states have different models.</w:t>
      </w:r>
    </w:p>
  </w:comment>
  <w:comment w:id="229" w:author="Claude" w:date="2026-02-21T21:53:15Z" w:initials="C">
    <w:p w14:paraId="800000E5" w14:textId="77777777" w:rsidR="00AA0001" w:rsidRDefault="00AA0001">
      <w:r>
        <w:rPr>
          <w:rStyle w:val="CommentReference"/>
        </w:rPr>
        <w:annotationRef/>
      </w:r>
      <w:r>
        <w:t>Formatting: number tables for cross-referencing.</w:t>
      </w:r>
    </w:p>
  </w:comment>
  <w:comment w:id="232" w:author="Claude" w:date="2026-02-21T21:53:15Z" w:initials="C">
    <w:p w14:paraId="800000E8" w14:textId="77777777" w:rsidR="00AA0001" w:rsidRDefault="00AA0001">
      <w:r>
        <w:rPr>
          <w:rStyle w:val="CommentReference"/>
        </w:rPr>
        <w:annotationRef/>
      </w:r>
      <w:r>
        <w:t>Formatting: match updated table number.</w:t>
      </w:r>
    </w:p>
  </w:comment>
  <w:comment w:id="235" w:author="Claude" w:date="2026-02-21T21:53:15Z" w:initials="C">
    <w:p w14:paraId="800000EB" w14:textId="77777777" w:rsidR="00AA0001" w:rsidRDefault="00AA0001">
      <w:r>
        <w:rPr>
          <w:rStyle w:val="CommentReference"/>
        </w:rPr>
        <w:annotationRef/>
      </w:r>
      <w:r>
        <w:t>Word Choice: 'share goals' is the standard collocation.</w:t>
      </w:r>
    </w:p>
  </w:comment>
  <w:comment w:id="238" w:author="Claude" w:date="2026-02-21T21:53:15Z" w:initials="C">
    <w:p w14:paraId="800000EE" w14:textId="77777777" w:rsidR="00AA0001" w:rsidRDefault="00AA0001">
      <w:r>
        <w:rPr>
          <w:rStyle w:val="CommentReference"/>
        </w:rPr>
        <w:annotationRef/>
      </w:r>
      <w:r>
        <w:t>Wordiness: 'practices' adds nothing; 'accountability' suffices.</w:t>
      </w:r>
    </w:p>
  </w:comment>
  <w:comment w:id="241" w:author="Claude" w:date="2026-02-21T21:53:15Z" w:initials="C">
    <w:p w14:paraId="800000F1" w14:textId="77777777" w:rsidR="00AA0001" w:rsidRDefault="00AA0001">
      <w:r>
        <w:rPr>
          <w:rStyle w:val="CommentReference"/>
        </w:rPr>
        <w:annotationRef/>
      </w:r>
      <w:r>
        <w:t>Word Choice: 'incorporate into' is more natural than 'design into.</w:t>
      </w:r>
    </w:p>
  </w:comment>
  <w:comment w:id="244" w:author="Claude" w:date="2026-02-21T21:53:15Z" w:initials="C">
    <w:p w14:paraId="800000F4" w14:textId="77777777" w:rsidR="00AA0001" w:rsidRDefault="00AA0001">
      <w:r>
        <w:rPr>
          <w:rStyle w:val="CommentReference"/>
        </w:rPr>
        <w:annotationRef/>
      </w:r>
      <w:r>
        <w:t>Wordiness: 'however' is unnecessary in a heading; the contrast is clear from context.</w:t>
      </w:r>
    </w:p>
  </w:comment>
  <w:comment w:id="247" w:author="Claude" w:date="2026-02-21T21:53:15Z" w:initials="C">
    <w:p w14:paraId="800000F7" w14:textId="77777777" w:rsidR="00AA0001" w:rsidRDefault="00AA0001">
      <w:r>
        <w:rPr>
          <w:rStyle w:val="CommentReference"/>
        </w:rPr>
        <w:annotationRef/>
      </w:r>
      <w:r>
        <w:t>Clarity: 'funding' is clearer than 'state' as a modifier here.</w:t>
      </w:r>
    </w:p>
  </w:comment>
  <w:comment w:id="250" w:author="Claude" w:date="2026-02-21T21:53:15Z" w:initials="C">
    <w:p w14:paraId="800000FA" w14:textId="77777777" w:rsidR="00AA0001" w:rsidRDefault="00AA0001">
      <w:r>
        <w:rPr>
          <w:rStyle w:val="CommentReference"/>
        </w:rPr>
        <w:annotationRef/>
      </w:r>
      <w:r>
        <w:t>Wordiness: 'could be' is redundant with 'potential.</w:t>
      </w:r>
    </w:p>
  </w:comment>
  <w:comment w:id="253" w:author="Claude" w:date="2026-02-21T21:53:15Z" w:initials="C">
    <w:p w14:paraId="800000FD" w14:textId="77777777" w:rsidR="00AA0001" w:rsidRDefault="00AA0001">
      <w:r>
        <w:rPr>
          <w:rStyle w:val="CommentReference"/>
        </w:rPr>
        <w:annotationRef/>
      </w:r>
      <w:r>
        <w:t>Word Choice: replace idiom with plain language in a publication.</w:t>
      </w:r>
    </w:p>
  </w:comment>
  <w:comment w:id="256" w:author="Claude" w:date="2026-02-21T21:53:15Z" w:initials="C">
    <w:p w14:paraId="80000100" w14:textId="77777777" w:rsidR="00AA0001" w:rsidRDefault="00AA0001">
      <w:r>
        <w:rPr>
          <w:rStyle w:val="CommentReference"/>
        </w:rPr>
        <w:annotationRef/>
      </w:r>
      <w:r>
        <w:t>Comma Usage: commas suffice for a simple appositive; reserve em dashes for more disruptive asides.</w:t>
      </w:r>
    </w:p>
  </w:comment>
  <w:comment w:id="259" w:author="Claude" w:date="2026-02-21T21:53:15Z" w:initials="C">
    <w:p w14:paraId="80000103" w14:textId="77777777" w:rsidR="00AA0001" w:rsidRDefault="00AA0001">
      <w:r>
        <w:rPr>
          <w:rStyle w:val="CommentReference"/>
        </w:rPr>
        <w:annotationRef/>
      </w:r>
      <w:r>
        <w:t>Wordiness: tighten construction; also 'funds' (money) vs. 'funding' (system).</w:t>
      </w:r>
    </w:p>
  </w:comment>
  <w:comment w:id="262" w:author="Claude" w:date="2026-02-21T21:53:15Z" w:initials="C">
    <w:p w14:paraId="80000106" w14:textId="77777777" w:rsidR="00AA0001" w:rsidRDefault="00AA0001">
      <w:r>
        <w:rPr>
          <w:rStyle w:val="CommentReference"/>
        </w:rPr>
        <w:annotationRef/>
      </w:r>
      <w:r>
        <w:t>Word Choice: 'push schools' is informal for a publication; 'encourage institutions' aligns with the document's register.</w:t>
      </w:r>
    </w:p>
  </w:comment>
  <w:comment w:id="263" w:author="Claude" w:date="2026-02-21T21:53:15Z" w:initials="C">
    <w:p w14:paraId="80000107" w14:textId="77777777" w:rsidR="00AA0001" w:rsidRDefault="00AA0001">
      <w:r>
        <w:rPr>
          <w:rStyle w:val="CommentReference"/>
        </w:rPr>
        <w:annotationRef/>
      </w:r>
      <w:r>
        <w:t>Structural: First sidebar is labeled 'Sidebar 1' but this one has no number. Consider labeling 'Sidebar 2' for consistency, or removing the number from Sidebar 1.</w:t>
      </w:r>
    </w:p>
  </w:comment>
  <w:comment w:id="266" w:author="Claude" w:date="2026-02-21T21:53:15Z" w:initials="C">
    <w:p w14:paraId="8000010A" w14:textId="77777777" w:rsidR="00AA0001" w:rsidRDefault="00AA0001">
      <w:r>
        <w:rPr>
          <w:rStyle w:val="CommentReference"/>
        </w:rPr>
        <w:annotationRef/>
      </w:r>
      <w:r>
        <w:t>Wordiness: 'also' is unnecessary here.</w:t>
      </w:r>
    </w:p>
  </w:comment>
  <w:comment w:id="269" w:author="Claude" w:date="2026-02-21T21:53:15Z" w:initials="C">
    <w:p w14:paraId="8000010D" w14:textId="77777777" w:rsidR="00AA0001" w:rsidRDefault="00AA0001">
      <w:r>
        <w:rPr>
          <w:rStyle w:val="CommentReference"/>
        </w:rPr>
        <w:annotationRef/>
      </w:r>
      <w:r>
        <w:t>Clarity: 'role of the state' avoids reading 'state role' as a compound noun.</w:t>
      </w:r>
    </w:p>
  </w:comment>
  <w:comment w:id="272" w:author="Claude" w:date="2026-02-21T21:53:15Z" w:initials="C">
    <w:p w14:paraId="80000110" w14:textId="77777777" w:rsidR="00AA0001" w:rsidRDefault="00AA0001">
      <w:r>
        <w:rPr>
          <w:rStyle w:val="CommentReference"/>
        </w:rPr>
        <w:annotationRef/>
      </w:r>
      <w:r>
        <w:t>Wordiness: 'business' is sufficient without 'contexts.</w:t>
      </w:r>
    </w:p>
  </w:comment>
  <w:comment w:id="275" w:author="Claude" w:date="2026-02-21T21:53:15Z" w:initials="C">
    <w:p w14:paraId="80000113" w14:textId="77777777" w:rsidR="00AA0001" w:rsidRDefault="00AA0001">
      <w:r>
        <w:rPr>
          <w:rStyle w:val="CommentReference"/>
        </w:rPr>
        <w:annotationRef/>
      </w:r>
      <w:r>
        <w:t>Clarity: semicolon + 'however' gives the pivot more weight in this long sentence.</w:t>
      </w:r>
    </w:p>
  </w:comment>
  <w:comment w:id="278" w:author="Claude" w:date="2026-02-21T21:53:15Z" w:initials="C">
    <w:p w14:paraId="80000116" w14:textId="77777777" w:rsidR="00AA0001" w:rsidRDefault="00AA0001">
      <w:r>
        <w:rPr>
          <w:rStyle w:val="CommentReference"/>
        </w:rPr>
        <w:annotationRef/>
      </w:r>
      <w:r>
        <w:t>Parallelism: 'need for X and for Y' maintains parallel construction.</w:t>
      </w:r>
    </w:p>
  </w:comment>
  <w:comment w:id="281" w:author="Claude" w:date="2026-02-21T21:53:15Z" w:initials="C">
    <w:p w14:paraId="80000119" w14:textId="77777777" w:rsidR="00AA0001" w:rsidRDefault="00AA0001">
      <w:r>
        <w:rPr>
          <w:rStyle w:val="CommentReference"/>
        </w:rPr>
        <w:annotationRef/>
      </w:r>
      <w:r>
        <w:t>Clarity: move 'both' after 'for' for standard correlative conjunction placement.</w:t>
      </w:r>
    </w:p>
  </w:comment>
  <w:comment w:id="284" w:author="Claude" w:date="2026-02-21T21:53:15Z" w:initials="C">
    <w:p w14:paraId="8000011C" w14:textId="77777777" w:rsidR="00AA0001" w:rsidRDefault="00AA0001">
      <w:r>
        <w:rPr>
          <w:rStyle w:val="CommentReference"/>
        </w:rPr>
        <w:annotationRef/>
      </w:r>
      <w:r>
        <w:t>Wordiness: subject already established; 'they' is unnecessary.</w:t>
      </w:r>
    </w:p>
  </w:comment>
  <w:comment w:id="287" w:author="Claude" w:date="2026-02-21T21:53:15Z" w:initials="C">
    <w:p w14:paraId="8000011F" w14:textId="77777777" w:rsidR="00AA0001" w:rsidRDefault="00AA0001">
      <w:r>
        <w:rPr>
          <w:rStyle w:val="CommentReference"/>
        </w:rPr>
        <w:annotationRef/>
      </w:r>
      <w:r>
        <w:t>Word Choice: 'may capture' softens an absolute claim in an analytical context.</w:t>
      </w:r>
    </w:p>
  </w:comment>
  <w:comment w:id="290" w:author="Claude" w:date="2026-02-21T21:53:15Z" w:initials="C">
    <w:p w14:paraId="80000122" w14:textId="77777777" w:rsidR="00AA0001" w:rsidRDefault="00AA0001">
      <w:r>
        <w:rPr>
          <w:rStyle w:val="CommentReference"/>
        </w:rPr>
        <w:annotationRef/>
      </w:r>
      <w:r>
        <w:t>Comma Usage: no comma needed between coordinate adjectives joined by 'but.'</w:t>
      </w:r>
    </w:p>
  </w:comment>
  <w:comment w:id="293" w:author="Claude" w:date="2026-02-21T21:53:15Z" w:initials="C">
    <w:p w14:paraId="80000125" w14:textId="77777777" w:rsidR="00AA0001" w:rsidRDefault="00AA0001">
      <w:r>
        <w:rPr>
          <w:rStyle w:val="CommentReference"/>
        </w:rPr>
        <w:annotationRef/>
      </w:r>
      <w:r>
        <w:t>AP Style: no hyphen when the compound modifier is in the predicate, not directly before a noun.</w:t>
      </w:r>
    </w:p>
  </w:comment>
  <w:comment w:id="296" w:author="Claude" w:date="2026-02-21T21:53:15Z" w:initials="C">
    <w:p w14:paraId="80000128" w14:textId="77777777" w:rsidR="00AA0001" w:rsidRDefault="00AA0001">
      <w:r>
        <w:rPr>
          <w:rStyle w:val="CommentReference"/>
        </w:rPr>
        <w:annotationRef/>
      </w:r>
      <w:r>
        <w:t>Precision: 'section' is more accurate than 'aspect' for the organization of this content.</w:t>
      </w:r>
    </w:p>
  </w:comment>
  <w:comment w:id="299" w:author="Claude" w:date="2026-02-21T21:53:15Z" w:initials="C">
    <w:p w14:paraId="8000012B" w14:textId="77777777" w:rsidR="00AA0001" w:rsidRDefault="00AA0001">
      <w:r>
        <w:rPr>
          <w:rStyle w:val="CommentReference"/>
        </w:rPr>
        <w:annotationRef/>
      </w:r>
      <w:r>
        <w:t>Wordiness: unnecessary 'to.</w:t>
      </w:r>
    </w:p>
  </w:comment>
  <w:comment w:id="302" w:author="Claude" w:date="2026-02-21T21:53:15Z" w:initials="C">
    <w:p w14:paraId="8000012E" w14:textId="77777777" w:rsidR="00AA0001" w:rsidRDefault="00AA0001">
      <w:r>
        <w:rPr>
          <w:rStyle w:val="CommentReference"/>
        </w:rPr>
        <w:annotationRef/>
      </w:r>
      <w:r>
        <w:t>Wordiness: 'also' is unnecessary.</w:t>
      </w:r>
    </w:p>
  </w:comment>
  <w:comment w:id="305" w:author="Claude" w:date="2026-02-21T21:53:15Z" w:initials="C">
    <w:p w14:paraId="80000131" w14:textId="77777777" w:rsidR="00AA0001" w:rsidRDefault="00AA0001">
      <w:r>
        <w:rPr>
          <w:rStyle w:val="CommentReference"/>
        </w:rPr>
        <w:annotationRef/>
      </w:r>
      <w:r>
        <w:t>Clarity: infinitive avoids gerund pile-up.</w:t>
      </w:r>
    </w:p>
  </w:comment>
  <w:comment w:id="308" w:author="Claude" w:date="2026-02-21T21:53:15Z" w:initials="C">
    <w:p w14:paraId="80000134" w14:textId="77777777" w:rsidR="00AA0001" w:rsidRDefault="00AA0001">
      <w:r>
        <w:rPr>
          <w:rStyle w:val="CommentReference"/>
        </w:rPr>
        <w:annotationRef/>
      </w:r>
      <w:r>
        <w:t>Word Choice: replace idiom; also varies phrasing from earlier instance.</w:t>
      </w:r>
    </w:p>
  </w:comment>
  <w:comment w:id="311" w:author="Claude" w:date="2026-02-21T21:53:15Z" w:initials="C">
    <w:p w14:paraId="80000137" w14:textId="77777777" w:rsidR="00AA0001" w:rsidRDefault="00AA0001">
      <w:r>
        <w:rPr>
          <w:rStyle w:val="CommentReference"/>
        </w:rPr>
        <w:annotationRef/>
      </w:r>
      <w:r>
        <w:t>Repetitive Phrasing: vary modal verbs; 'may' appears frequently in surrounding text.</w:t>
      </w:r>
    </w:p>
  </w:comment>
  <w:comment w:id="314" w:author="Claude" w:date="2026-02-21T21:53:15Z" w:initials="C">
    <w:p w14:paraId="8000013A" w14:textId="77777777" w:rsidR="00AA0001" w:rsidRDefault="00AA0001">
      <w:r>
        <w:rPr>
          <w:rStyle w:val="CommentReference"/>
        </w:rPr>
        <w:annotationRef/>
      </w:r>
      <w:r>
        <w:t>AP Style: singular proper nouns ending in S take only an apostrophe.</w:t>
      </w:r>
    </w:p>
  </w:comment>
  <w:comment w:id="317" w:author="Claude" w:date="2026-02-21T21:53:15Z" w:initials="C">
    <w:p w14:paraId="8000013D" w14:textId="77777777" w:rsidR="00AA0001" w:rsidRDefault="00AA0001">
      <w:r>
        <w:rPr>
          <w:rStyle w:val="CommentReference"/>
        </w:rPr>
        <w:annotationRef/>
      </w:r>
      <w:r>
        <w:t>AP Style: use 'such as' for examples, 'like' for comparisons. Set off with commas as nonrestrictive.</w:t>
      </w:r>
    </w:p>
  </w:comment>
  <w:comment w:id="318" w:author="Claude" w:date="2026-02-21T21:53:15Z" w:initials="C">
    <w:p w14:paraId="8000013E" w14:textId="77777777" w:rsidR="00AA0001" w:rsidRDefault="00AA0001">
      <w:r>
        <w:rPr>
          <w:rStyle w:val="CommentReference"/>
        </w:rPr>
        <w:annotationRef/>
      </w:r>
      <w:r>
        <w:t>Clarity: 'measure successfully achieving a goal' is awkward. Consider 'measure success' or 'measure goal attainment.</w:t>
      </w:r>
    </w:p>
  </w:comment>
  <w:comment w:id="319" w:author="Claude" w:date="2026-02-21T21:53:15Z" w:initials="C">
    <w:p w14:paraId="8000013F" w14:textId="77777777" w:rsidR="00AA0001" w:rsidRDefault="00AA0001">
      <w:r>
        <w:rPr>
          <w:rStyle w:val="CommentReference"/>
        </w:rPr>
        <w:annotationRef/>
      </w:r>
      <w:r>
        <w:t>Inclusive Language: Bellwether style prefers 'students from low-income households.' If 'low-income students' reflects Indiana's official metric terminology, consider noting that.</w:t>
      </w:r>
    </w:p>
  </w:comment>
  <w:comment w:id="322" w:author="Claude" w:date="2026-02-21T21:53:15Z" w:initials="C">
    <w:p w14:paraId="80000142" w14:textId="77777777" w:rsidR="00AA0001" w:rsidRDefault="00AA0001">
      <w:r>
        <w:rPr>
          <w:rStyle w:val="CommentReference"/>
        </w:rPr>
        <w:annotationRef/>
      </w:r>
      <w:r>
        <w:t>Clarity: 'the desired results' is a clearer referent than 'those.</w:t>
      </w:r>
    </w:p>
  </w:comment>
  <w:comment w:id="325" w:author="Claude" w:date="2026-02-21T21:53:15Z" w:initials="C">
    <w:p w14:paraId="80000145" w14:textId="77777777" w:rsidR="00AA0001" w:rsidRDefault="00AA0001">
      <w:r>
        <w:rPr>
          <w:rStyle w:val="CommentReference"/>
        </w:rPr>
        <w:annotationRef/>
      </w:r>
      <w:r>
        <w:t>Parallelism: match forms — 'declining enrollment' parallels 'changing demographics.</w:t>
      </w:r>
    </w:p>
  </w:comment>
  <w:comment w:id="328" w:author="Claude" w:date="2026-02-21T21:53:15Z" w:initials="C">
    <w:p w14:paraId="80000148" w14:textId="77777777" w:rsidR="00AA0001" w:rsidRDefault="00AA0001">
      <w:r>
        <w:rPr>
          <w:rStyle w:val="CommentReference"/>
        </w:rPr>
        <w:annotationRef/>
      </w:r>
      <w:r>
        <w:t>Precision: 'illustrates' is more direct than 'offers an example of.</w:t>
      </w:r>
    </w:p>
  </w:comment>
  <w:comment w:id="331" w:author="Claude" w:date="2026-02-21T21:53:15Z" w:initials="C">
    <w:p w14:paraId="8000014B" w14:textId="77777777" w:rsidR="00AA0001" w:rsidRDefault="00AA0001">
      <w:r>
        <w:rPr>
          <w:rStyle w:val="CommentReference"/>
        </w:rPr>
        <w:annotationRef/>
      </w:r>
      <w:r>
        <w:t>Comma Usage: comma before nonrestrictive 'as measured' clause.</w:t>
      </w:r>
    </w:p>
  </w:comment>
  <w:comment w:id="334" w:author="Claude" w:date="2026-02-21T21:53:15Z" w:initials="C">
    <w:p w14:paraId="8000014E" w14:textId="77777777" w:rsidR="00AA0001" w:rsidRDefault="00AA0001">
      <w:r>
        <w:rPr>
          <w:rStyle w:val="CommentReference"/>
        </w:rPr>
        <w:annotationRef/>
      </w:r>
      <w:r>
        <w:t>AP Style: use 'such as' for examples.</w:t>
      </w:r>
    </w:p>
  </w:comment>
  <w:comment w:id="337" w:author="Claude" w:date="2026-02-21T21:53:15Z" w:initials="C">
    <w:p w14:paraId="80000151" w14:textId="77777777" w:rsidR="00AA0001" w:rsidRDefault="00AA0001">
      <w:r>
        <w:rPr>
          <w:rStyle w:val="CommentReference"/>
        </w:rPr>
        <w:annotationRef/>
      </w:r>
      <w:r>
        <w:t>Bellwether style: avoid contractions in publications.</w:t>
      </w:r>
    </w:p>
  </w:comment>
  <w:comment w:id="340" w:author="Claude" w:date="2026-02-21T21:53:15Z" w:initials="C">
    <w:p w14:paraId="80000154" w14:textId="77777777" w:rsidR="00AA0001" w:rsidRDefault="00AA0001">
      <w:r>
        <w:rPr>
          <w:rStyle w:val="CommentReference"/>
        </w:rPr>
        <w:annotationRef/>
      </w:r>
      <w:r>
        <w:t>Bellwether style: avoid contractions in publications.</w:t>
      </w:r>
    </w:p>
  </w:comment>
  <w:comment w:id="343" w:author="Claude" w:date="2026-02-21T21:53:15Z" w:initials="C">
    <w:p w14:paraId="80000157" w14:textId="77777777" w:rsidR="00AA0001" w:rsidRDefault="00AA0001">
      <w:r>
        <w:rPr>
          <w:rStyle w:val="CommentReference"/>
        </w:rPr>
        <w:annotationRef/>
      </w:r>
      <w:r>
        <w:t>Wordiness: more concise phrasing.</w:t>
      </w:r>
    </w:p>
  </w:comment>
  <w:comment w:id="346" w:author="Claude" w:date="2026-02-21T21:53:15Z" w:initials="C">
    <w:p w14:paraId="8000015A" w14:textId="77777777" w:rsidR="00AA0001" w:rsidRDefault="00AA0001">
      <w:r>
        <w:rPr>
          <w:rStyle w:val="CommentReference"/>
        </w:rPr>
        <w:annotationRef/>
      </w:r>
      <w:r>
        <w:t>Word Choice: 'carry a premium' is more precise; 'those of' clarifies the comparison is between credentials. Repetitive Phrasing: 'might' → 'could' to vary modal verbs.</w:t>
      </w:r>
    </w:p>
  </w:comment>
  <w:comment w:id="349" w:author="Claude" w:date="2026-02-21T21:53:15Z" w:initials="C">
    <w:p w14:paraId="8000015D" w14:textId="77777777" w:rsidR="00AA0001" w:rsidRDefault="00AA0001">
      <w:r>
        <w:rPr>
          <w:rStyle w:val="CommentReference"/>
        </w:rPr>
        <w:annotationRef/>
      </w:r>
      <w:r>
        <w:t>Wordiness: tighten noun phrase.</w:t>
      </w:r>
    </w:p>
  </w:comment>
  <w:comment w:id="352" w:author="Claude" w:date="2026-02-21T21:53:15Z" w:initials="C">
    <w:p w14:paraId="80000160" w14:textId="77777777" w:rsidR="00AA0001" w:rsidRDefault="00AA0001">
      <w:r>
        <w:rPr>
          <w:rStyle w:val="CommentReference"/>
        </w:rPr>
        <w:annotationRef/>
      </w:r>
      <w:r>
        <w:t>Comma Usage: no comma after 'or' in this parenthetical.</w:t>
      </w:r>
    </w:p>
  </w:comment>
  <w:comment w:id="355" w:author="Claude" w:date="2026-02-21T21:53:15Z" w:initials="C">
    <w:p w14:paraId="80000163" w14:textId="77777777" w:rsidR="00AA0001" w:rsidRDefault="00AA0001">
      <w:r>
        <w:rPr>
          <w:rStyle w:val="CommentReference"/>
        </w:rPr>
        <w:annotationRef/>
      </w:r>
      <w:r>
        <w:t>Precision: 'funds' refers to the money being allocated.</w:t>
      </w:r>
    </w:p>
  </w:comment>
  <w:comment w:id="358" w:author="Claude" w:date="2026-02-21T21:53:15Z" w:initials="C">
    <w:p w14:paraId="80000166" w14:textId="77777777" w:rsidR="00AA0001" w:rsidRDefault="00AA0001">
      <w:r>
        <w:rPr>
          <w:rStyle w:val="CommentReference"/>
        </w:rPr>
        <w:annotationRef/>
      </w:r>
      <w:r>
        <w:t>Wordiness: one hedge suffices; 'can' covers both clauses.</w:t>
      </w:r>
    </w:p>
  </w:comment>
  <w:comment w:id="361" w:author="Claude" w:date="2026-02-21T21:53:15Z" w:initials="C">
    <w:p w14:paraId="80000169" w14:textId="77777777" w:rsidR="00AA0001" w:rsidRDefault="00AA0001">
      <w:r>
        <w:rPr>
          <w:rStyle w:val="CommentReference"/>
        </w:rPr>
        <w:annotationRef/>
      </w:r>
      <w:r>
        <w:t>Precision: 'variations in contexts' (plural) better captures the range.</w:t>
      </w:r>
    </w:p>
  </w:comment>
  <w:comment w:id="364" w:author="Claude" w:date="2026-02-21T21:53:15Z" w:initials="C">
    <w:p w14:paraId="8000016C" w14:textId="77777777" w:rsidR="00AA0001" w:rsidRDefault="00AA0001">
      <w:r>
        <w:rPr>
          <w:rStyle w:val="CommentReference"/>
        </w:rPr>
        <w:annotationRef/>
      </w:r>
      <w:r>
        <w:t>Grammar: use 'that' for institutions, 'who' for people.</w:t>
      </w:r>
    </w:p>
  </w:comment>
  <w:comment w:id="367" w:author="Claude" w:date="2026-02-21T21:53:15Z" w:initials="C">
    <w:p w14:paraId="8000016F" w14:textId="77777777" w:rsidR="00AA0001" w:rsidRDefault="00AA0001">
      <w:r>
        <w:rPr>
          <w:rStyle w:val="CommentReference"/>
        </w:rPr>
        <w:annotationRef/>
      </w:r>
      <w:r>
        <w:t>AP Style: 'one another' for three or more parties.</w:t>
      </w:r>
    </w:p>
  </w:comment>
  <w:comment w:id="370" w:author="Claude" w:date="2026-02-21T21:53:15Z" w:initials="C">
    <w:p w14:paraId="80000172" w14:textId="77777777" w:rsidR="00AA0001" w:rsidRDefault="00AA0001">
      <w:r>
        <w:rPr>
          <w:rStyle w:val="CommentReference"/>
        </w:rPr>
        <w:annotationRef/>
      </w:r>
      <w:r>
        <w:t>Parallelism: 'improve' should mirror 'exacerbate' in form.</w:t>
      </w:r>
    </w:p>
  </w:comment>
  <w:comment w:id="373" w:author="Claude" w:date="2026-02-21T21:53:15Z" w:initials="C">
    <w:p w14:paraId="80000175" w14:textId="77777777" w:rsidR="00AA0001" w:rsidRDefault="00AA0001">
      <w:r>
        <w:rPr>
          <w:rStyle w:val="CommentReference"/>
        </w:rPr>
        <w:annotationRef/>
      </w:r>
      <w:r>
        <w:t>Clarity: 'their' clarifies the budgets belong to the IHEs.</w:t>
      </w:r>
    </w:p>
  </w:comment>
  <w:comment w:id="376" w:author="Claude" w:date="2026-02-21T21:53:15Z" w:initials="C">
    <w:p w14:paraId="80000178" w14:textId="77777777" w:rsidR="00AA0001" w:rsidRDefault="00AA0001">
      <w:r>
        <w:rPr>
          <w:rStyle w:val="CommentReference"/>
        </w:rPr>
        <w:annotationRef/>
      </w:r>
      <w:r>
        <w:t>Grammar: 'changes' (plural) to match the multiple shifts being analyzed.</w:t>
      </w:r>
    </w:p>
  </w:comment>
  <w:comment w:id="379" w:author="Claude" w:date="2026-02-21T21:53:15Z" w:initials="C">
    <w:p w14:paraId="8000017B" w14:textId="77777777" w:rsidR="00AA0001" w:rsidRDefault="00AA0001">
      <w:r>
        <w:rPr>
          <w:rStyle w:val="CommentReference"/>
        </w:rPr>
        <w:annotationRef/>
      </w:r>
      <w:r>
        <w:t>Precision: 'be able to' appropriately hedges the certainty of learning.</w:t>
      </w:r>
    </w:p>
  </w:comment>
  <w:comment w:id="382" w:author="Claude" w:date="2026-02-21T21:53:15Z" w:initials="C">
    <w:p w14:paraId="8000017E" w14:textId="77777777" w:rsidR="00AA0001" w:rsidRDefault="00AA0001">
      <w:r>
        <w:rPr>
          <w:rStyle w:val="CommentReference"/>
        </w:rPr>
        <w:annotationRef/>
      </w:r>
      <w:r>
        <w:t>AP Style: em dashes take a space on each side.</w:t>
      </w:r>
    </w:p>
  </w:comment>
  <w:comment w:id="383" w:author="Claude" w:date="2026-02-21T21:53:15Z" w:initials="C">
    <w:p w14:paraId="8000017F" w14:textId="77777777" w:rsidR="00AA0001" w:rsidRDefault="00AA0001">
      <w:r>
        <w:rPr>
          <w:rStyle w:val="CommentReference"/>
        </w:rPr>
        <w:annotationRef/>
      </w:r>
      <w:r>
        <w:t>Clarity: this list is hard to parse. Consider: 'prioritizing low-income and adult students, those in career and technical education, and underrepresented learners.</w:t>
      </w:r>
    </w:p>
  </w:comment>
  <w:comment w:id="386" w:author="Claude" w:date="2026-02-21T21:53:15Z" w:initials="C">
    <w:p w14:paraId="80000182" w14:textId="77777777" w:rsidR="00AA0001" w:rsidRDefault="00AA0001">
      <w:r>
        <w:rPr>
          <w:rStyle w:val="CommentReference"/>
        </w:rPr>
        <w:annotationRef/>
      </w:r>
      <w:r>
        <w:t>Precision: the outcomes-based portion is one component with subparts, not multiple components.</w:t>
      </w:r>
    </w:p>
  </w:comment>
  <w:comment w:id="389" w:author="Claude" w:date="2026-02-21T21:53:15Z" w:initials="C">
    <w:p w14:paraId="80000185" w14:textId="77777777" w:rsidR="00AA0001" w:rsidRDefault="00AA0001">
      <w:r>
        <w:rPr>
          <w:rStyle w:val="CommentReference"/>
        </w:rPr>
        <w:annotationRef/>
      </w:r>
      <w:r>
        <w:t>Word Choice: 'occur' is more accurate since these are future reviews, not continuations.</w:t>
      </w:r>
    </w:p>
  </w:comment>
  <w:comment w:id="392" w:author="Claude" w:date="2026-02-21T21:53:15Z" w:initials="C">
    <w:p w14:paraId="80000188" w14:textId="77777777" w:rsidR="00AA0001" w:rsidRDefault="00AA0001">
      <w:r>
        <w:rPr>
          <w:rStyle w:val="CommentReference"/>
        </w:rPr>
        <w:annotationRef/>
      </w:r>
      <w:r>
        <w:t>Grammar: 'discussions' (plural) to match the multiple questions and topics.</w:t>
      </w:r>
    </w:p>
  </w:comment>
  <w:comment w:id="395" w:author="Claude" w:date="2026-02-21T21:53:15Z" w:initials="C">
    <w:p w14:paraId="8000018B" w14:textId="77777777" w:rsidR="00AA0001" w:rsidRDefault="00AA0001">
      <w:r>
        <w:rPr>
          <w:rStyle w:val="CommentReference"/>
        </w:rPr>
        <w:annotationRef/>
      </w:r>
      <w:r>
        <w:t>Grammar: 'behavioral change' is standard in formal writing.</w:t>
      </w:r>
    </w:p>
  </w:comment>
  <w:comment w:id="398" w:author="Claude" w:date="2026-02-21T21:53:15Z" w:initials="C">
    <w:p w14:paraId="8000018E" w14:textId="77777777" w:rsidR="00AA0001" w:rsidRDefault="00AA0001">
      <w:r>
        <w:rPr>
          <w:rStyle w:val="CommentReference"/>
        </w:rPr>
        <w:annotationRef/>
      </w:r>
      <w:r>
        <w:t>Parallelism: add 'causing' to parallel 'incentivizing.</w:t>
      </w:r>
    </w:p>
  </w:comment>
  <w:comment w:id="401" w:author="Claude" w:date="2026-02-21T21:53:15Z" w:initials="C">
    <w:p w14:paraId="80000191" w14:textId="77777777" w:rsidR="00AA0001" w:rsidRDefault="00AA0001">
      <w:r>
        <w:rPr>
          <w:rStyle w:val="CommentReference"/>
        </w:rPr>
        <w:annotationRef/>
      </w:r>
      <w:r>
        <w:t>AP Style: nonrestrictive clause — 'which can dilute' with comma.</w:t>
      </w:r>
    </w:p>
  </w:comment>
  <w:comment w:id="404" w:author="Claude" w:date="2026-02-21T21:53:15Z" w:initials="C">
    <w:p w14:paraId="80000194" w14:textId="77777777" w:rsidR="00AA0001" w:rsidRDefault="00AA0001">
      <w:r>
        <w:rPr>
          <w:rStyle w:val="CommentReference"/>
        </w:rPr>
        <w:annotationRef/>
      </w:r>
      <w:r>
        <w:t>Grammar: 'a combination' is more standard than 'some combination.</w:t>
      </w:r>
    </w:p>
  </w:comment>
  <w:comment w:id="407" w:author="Claude" w:date="2026-02-21T21:53:15Z" w:initials="C">
    <w:p w14:paraId="80000197" w14:textId="77777777" w:rsidR="00AA0001" w:rsidRDefault="00AA0001">
      <w:r>
        <w:rPr>
          <w:rStyle w:val="CommentReference"/>
        </w:rPr>
        <w:annotationRef/>
      </w:r>
      <w:r>
        <w:t>Comma Usage: comma before 'yet' joining long independent clauses aids readability.</w:t>
      </w:r>
    </w:p>
  </w:comment>
  <w:comment w:id="410" w:author="Claude" w:date="2026-02-21T21:53:15Z" w:initials="C">
    <w:p w14:paraId="8000019A" w14:textId="77777777" w:rsidR="00AA0001" w:rsidRDefault="00AA0001">
      <w:r>
        <w:rPr>
          <w:rStyle w:val="CommentReference"/>
        </w:rPr>
        <w:annotationRef/>
      </w:r>
      <w:r>
        <w:t>Grammar: 'contexts' (plural) for parallel agreement with 'populations.</w:t>
      </w:r>
    </w:p>
  </w:comment>
  <w:comment w:id="413" w:author="Claude" w:date="2026-02-21T21:53:15Z" w:initials="C">
    <w:p w14:paraId="8000019D" w14:textId="77777777" w:rsidR="00AA0001" w:rsidRDefault="00AA0001">
      <w:r>
        <w:rPr>
          <w:rStyle w:val="CommentReference"/>
        </w:rPr>
        <w:annotationRef/>
      </w:r>
      <w:r>
        <w:t>Word Choice: move adverb before the verbs for natural English word order.</w:t>
      </w:r>
    </w:p>
  </w:comment>
  <w:comment w:id="416" w:author="Claude" w:date="2026-02-21T21:53:15Z" w:initials="C">
    <w:p w14:paraId="800001A0" w14:textId="77777777" w:rsidR="00AA0001" w:rsidRDefault="00AA0001">
      <w:r>
        <w:rPr>
          <w:rStyle w:val="CommentReference"/>
        </w:rPr>
        <w:annotationRef/>
      </w:r>
      <w:r>
        <w:t>Spelling: AP Style uses single-t 'benefiting.</w:t>
      </w:r>
    </w:p>
  </w:comment>
  <w:comment w:id="417" w:author="Claude" w:date="2026-02-21T21:53:15Z" w:initials="C">
    <w:p w14:paraId="800001A1" w14:textId="77777777" w:rsidR="00AA0001" w:rsidRDefault="00AA0001">
      <w:r>
        <w:rPr>
          <w:rStyle w:val="CommentReference"/>
        </w:rPr>
        <w:annotationRef/>
      </w:r>
      <w:r>
        <w:t>Factual Flag: the comma and closing quotation mark after 'Context' appear to be italicized, likely a formatting error.</w:t>
      </w:r>
    </w:p>
  </w:comment>
  <w:comment w:id="418" w:author="Claude" w:date="2026-02-21T21:53:15Z" w:initials="C">
    <w:p w14:paraId="800001A2" w14:textId="77777777" w:rsidR="00AA0001" w:rsidRDefault="00AA0001">
      <w:r>
        <w:rPr>
          <w:rStyle w:val="CommentReference"/>
        </w:rPr>
        <w:annotationRef/>
      </w:r>
      <w:r>
        <w:t>Factual Flag: verify author's last name — 'Caroll' may be 'Carroll.</w:t>
      </w:r>
    </w:p>
  </w:comment>
  <w:comment w:id="419" w:author="Claude" w:date="2026-02-21T21:53:15Z" w:initials="C">
    <w:p w14:paraId="800001A3" w14:textId="77777777" w:rsidR="00AA0001" w:rsidRDefault="00AA0001">
      <w:r>
        <w:rPr>
          <w:rStyle w:val="CommentReference"/>
        </w:rPr>
        <w:annotationRef/>
      </w:r>
      <w:r>
        <w:t>Factual Flag: unmatched closing parenthesis in 'HEI)' — should likely be 'HEI' or '(HEI).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800000CA" w15:done="0"/>
  <w15:commentEx w15:paraId="800000CD" w15:done="0"/>
  <w15:commentEx w15:paraId="800000D0" w15:done="0"/>
  <w15:commentEx w15:paraId="800000D3" w15:done="0"/>
  <w15:commentEx w15:paraId="800000D6" w15:done="0"/>
  <w15:commentEx w15:paraId="800000D9" w15:done="0"/>
  <w15:commentEx w15:paraId="800000DC" w15:done="0"/>
  <w15:commentEx w15:paraId="800000DF" w15:done="0"/>
  <w15:commentEx w15:paraId="800000E2" w15:done="0"/>
  <w15:commentEx w15:paraId="800000E5" w15:done="0"/>
  <w15:commentEx w15:paraId="800000E8" w15:done="0"/>
  <w15:commentEx w15:paraId="800000EB" w15:done="0"/>
  <w15:commentEx w15:paraId="800000EE" w15:done="0"/>
  <w15:commentEx w15:paraId="800000F1" w15:done="0"/>
  <w15:commentEx w15:paraId="800000F4" w15:done="0"/>
  <w15:commentEx w15:paraId="800000F7" w15:done="0"/>
  <w15:commentEx w15:paraId="800000FA" w15:done="0"/>
  <w15:commentEx w15:paraId="800000FD" w15:done="0"/>
  <w15:commentEx w15:paraId="80000100" w15:done="0"/>
  <w15:commentEx w15:paraId="80000103" w15:done="0"/>
  <w15:commentEx w15:paraId="80000106" w15:done="0"/>
  <w15:commentEx w15:paraId="80000107" w15:done="0"/>
  <w15:commentEx w15:paraId="8000010A" w15:done="0"/>
  <w15:commentEx w15:paraId="8000010D" w15:done="0"/>
  <w15:commentEx w15:paraId="80000110" w15:done="0"/>
  <w15:commentEx w15:paraId="80000113" w15:done="0"/>
  <w15:commentEx w15:paraId="80000116" w15:done="0"/>
  <w15:commentEx w15:paraId="80000119" w15:done="0"/>
  <w15:commentEx w15:paraId="8000011C" w15:done="0"/>
  <w15:commentEx w15:paraId="8000011F" w15:done="0"/>
  <w15:commentEx w15:paraId="80000122" w15:done="0"/>
  <w15:commentEx w15:paraId="80000125" w15:done="0"/>
  <w15:commentEx w15:paraId="80000128" w15:done="0"/>
  <w15:commentEx w15:paraId="8000012B" w15:done="0"/>
  <w15:commentEx w15:paraId="8000012E" w15:done="0"/>
  <w15:commentEx w15:paraId="80000131" w15:done="0"/>
  <w15:commentEx w15:paraId="80000134" w15:done="0"/>
  <w15:commentEx w15:paraId="80000137" w15:done="0"/>
  <w15:commentEx w15:paraId="8000013A" w15:done="0"/>
  <w15:commentEx w15:paraId="8000013D" w15:done="0"/>
  <w15:commentEx w15:paraId="8000013E" w15:done="0"/>
  <w15:commentEx w15:paraId="8000013F" w15:done="0"/>
  <w15:commentEx w15:paraId="80000142" w15:done="0"/>
  <w15:commentEx w15:paraId="80000145" w15:done="0"/>
  <w15:commentEx w15:paraId="80000148" w15:done="0"/>
  <w15:commentEx w15:paraId="8000014B" w15:done="0"/>
  <w15:commentEx w15:paraId="8000014E" w15:done="0"/>
  <w15:commentEx w15:paraId="80000151" w15:done="0"/>
  <w15:commentEx w15:paraId="80000154" w15:done="0"/>
  <w15:commentEx w15:paraId="80000157" w15:done="0"/>
  <w15:commentEx w15:paraId="8000015A" w15:done="0"/>
  <w15:commentEx w15:paraId="8000015D" w15:done="0"/>
  <w15:commentEx w15:paraId="80000160" w15:done="0"/>
  <w15:commentEx w15:paraId="80000163" w15:done="0"/>
  <w15:commentEx w15:paraId="80000166" w15:done="0"/>
  <w15:commentEx w15:paraId="80000169" w15:done="0"/>
  <w15:commentEx w15:paraId="8000016C" w15:done="0"/>
  <w15:commentEx w15:paraId="8000016F" w15:done="0"/>
  <w15:commentEx w15:paraId="80000172" w15:done="0"/>
  <w15:commentEx w15:paraId="80000175" w15:done="0"/>
  <w15:commentEx w15:paraId="80000178" w15:done="0"/>
  <w15:commentEx w15:paraId="8000017B" w15:done="0"/>
  <w15:commentEx w15:paraId="8000017E" w15:done="0"/>
  <w15:commentEx w15:paraId="8000017F" w15:done="0"/>
  <w15:commentEx w15:paraId="80000182" w15:done="0"/>
  <w15:commentEx w15:paraId="80000185" w15:done="0"/>
  <w15:commentEx w15:paraId="80000188" w15:done="0"/>
  <w15:commentEx w15:paraId="8000018B" w15:done="0"/>
  <w15:commentEx w15:paraId="8000018E" w15:done="0"/>
  <w15:commentEx w15:paraId="80000191" w15:done="0"/>
  <w15:commentEx w15:paraId="80000194" w15:done="0"/>
  <w15:commentEx w15:paraId="80000197" w15:done="0"/>
  <w15:commentEx w15:paraId="8000019A" w15:done="0"/>
  <w15:commentEx w15:paraId="8000019D" w15:done="0"/>
  <w15:commentEx w15:paraId="800001A0" w15:done="0"/>
  <w15:commentEx w15:paraId="800001A1" w15:done="0"/>
  <w15:commentEx w15:paraId="800001A2" w15:done="0"/>
  <w15:commentEx w15:paraId="800001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800000CA" w16cid:durableId="B817AC59"/>
  <w16cid:commentId w16cid:paraId="800000CD" w16cid:durableId="354ED866"/>
  <w16cid:commentId w16cid:paraId="800000D0" w16cid:durableId="0E1043CB"/>
  <w16cid:commentId w16cid:paraId="800000D3" w16cid:durableId="CDDC71E5"/>
  <w16cid:commentId w16cid:paraId="800000D6" w16cid:durableId="3A26C187"/>
  <w16cid:commentId w16cid:paraId="800000D9" w16cid:durableId="6E21E231"/>
  <w16cid:commentId w16cid:paraId="800000DC" w16cid:durableId="A153B006"/>
  <w16cid:commentId w16cid:paraId="800000DF" w16cid:durableId="7D144F4B"/>
  <w16cid:commentId w16cid:paraId="800000E2" w16cid:durableId="8AA8509F"/>
  <w16cid:commentId w16cid:paraId="800000E5" w16cid:durableId="96472014"/>
  <w16cid:commentId w16cid:paraId="800000E8" w16cid:durableId="8426D380"/>
  <w16cid:commentId w16cid:paraId="800000EB" w16cid:durableId="0CD7ECC9"/>
  <w16cid:commentId w16cid:paraId="800000EE" w16cid:durableId="05FE8914"/>
  <w16cid:commentId w16cid:paraId="800000F1" w16cid:durableId="9D0B83DA"/>
  <w16cid:commentId w16cid:paraId="800000F4" w16cid:durableId="15FAB2C6"/>
  <w16cid:commentId w16cid:paraId="800000F7" w16cid:durableId="8F3A8DC1"/>
  <w16cid:commentId w16cid:paraId="800000FA" w16cid:durableId="47EB0BAA"/>
  <w16cid:commentId w16cid:paraId="800000FD" w16cid:durableId="E8999E0F"/>
  <w16cid:commentId w16cid:paraId="80000100" w16cid:durableId="E8F7B737"/>
  <w16cid:commentId w16cid:paraId="80000103" w16cid:durableId="9AB0CF7D"/>
  <w16cid:commentId w16cid:paraId="80000106" w16cid:durableId="03D590E8"/>
  <w16cid:commentId w16cid:paraId="80000107" w16cid:durableId="498D66FA"/>
  <w16cid:commentId w16cid:paraId="8000010A" w16cid:durableId="698972E8"/>
  <w16cid:commentId w16cid:paraId="8000010D" w16cid:durableId="6B98AA80"/>
  <w16cid:commentId w16cid:paraId="80000110" w16cid:durableId="035BAA06"/>
  <w16cid:commentId w16cid:paraId="80000113" w16cid:durableId="16008462"/>
  <w16cid:commentId w16cid:paraId="80000116" w16cid:durableId="6912D2D0"/>
  <w16cid:commentId w16cid:paraId="80000119" w16cid:durableId="8802AE88"/>
  <w16cid:commentId w16cid:paraId="8000011C" w16cid:durableId="335B9961"/>
  <w16cid:commentId w16cid:paraId="8000011F" w16cid:durableId="312859DD"/>
  <w16cid:commentId w16cid:paraId="80000122" w16cid:durableId="A80056DA"/>
  <w16cid:commentId w16cid:paraId="80000125" w16cid:durableId="B0051CB4"/>
  <w16cid:commentId w16cid:paraId="80000128" w16cid:durableId="ECAABA57"/>
  <w16cid:commentId w16cid:paraId="8000012B" w16cid:durableId="E5C19E2D"/>
  <w16cid:commentId w16cid:paraId="8000012E" w16cid:durableId="BB26CAF5"/>
  <w16cid:commentId w16cid:paraId="80000131" w16cid:durableId="4C2C8FBB"/>
  <w16cid:commentId w16cid:paraId="80000134" w16cid:durableId="2F225BA6"/>
  <w16cid:commentId w16cid:paraId="80000137" w16cid:durableId="DC9FE657"/>
  <w16cid:commentId w16cid:paraId="8000013A" w16cid:durableId="62592FFE"/>
  <w16cid:commentId w16cid:paraId="8000013D" w16cid:durableId="BB1B2E2C"/>
  <w16cid:commentId w16cid:paraId="8000013E" w16cid:durableId="FF089D5E"/>
  <w16cid:commentId w16cid:paraId="8000013F" w16cid:durableId="1145F93C"/>
  <w16cid:commentId w16cid:paraId="80000142" w16cid:durableId="87AB4FD3"/>
  <w16cid:commentId w16cid:paraId="80000145" w16cid:durableId="5FD1E07A"/>
  <w16cid:commentId w16cid:paraId="80000148" w16cid:durableId="FC560022"/>
  <w16cid:commentId w16cid:paraId="8000014B" w16cid:durableId="AA24A9CA"/>
  <w16cid:commentId w16cid:paraId="8000014E" w16cid:durableId="2A7A077F"/>
  <w16cid:commentId w16cid:paraId="80000151" w16cid:durableId="E8137C59"/>
  <w16cid:commentId w16cid:paraId="80000154" w16cid:durableId="492A144D"/>
  <w16cid:commentId w16cid:paraId="80000157" w16cid:durableId="FD3314CF"/>
  <w16cid:commentId w16cid:paraId="8000015A" w16cid:durableId="3715BA0B"/>
  <w16cid:commentId w16cid:paraId="8000015D" w16cid:durableId="BC3D4E90"/>
  <w16cid:commentId w16cid:paraId="80000160" w16cid:durableId="06543943"/>
  <w16cid:commentId w16cid:paraId="80000163" w16cid:durableId="322415F4"/>
  <w16cid:commentId w16cid:paraId="80000166" w16cid:durableId="06EEB174"/>
  <w16cid:commentId w16cid:paraId="80000169" w16cid:durableId="AB34EAA8"/>
  <w16cid:commentId w16cid:paraId="8000016C" w16cid:durableId="EEC9C7E5"/>
  <w16cid:commentId w16cid:paraId="8000016F" w16cid:durableId="CD6506C3"/>
  <w16cid:commentId w16cid:paraId="80000172" w16cid:durableId="22588053"/>
  <w16cid:commentId w16cid:paraId="80000175" w16cid:durableId="16C5B5C3"/>
  <w16cid:commentId w16cid:paraId="80000178" w16cid:durableId="639D9D1E"/>
  <w16cid:commentId w16cid:paraId="8000017B" w16cid:durableId="D2C33E8D"/>
  <w16cid:commentId w16cid:paraId="8000017E" w16cid:durableId="3284E769"/>
  <w16cid:commentId w16cid:paraId="8000017F" w16cid:durableId="59962977"/>
  <w16cid:commentId w16cid:paraId="80000182" w16cid:durableId="430BC264"/>
  <w16cid:commentId w16cid:paraId="80000185" w16cid:durableId="7A3F0F3E"/>
  <w16cid:commentId w16cid:paraId="80000188" w16cid:durableId="A9AAA040"/>
  <w16cid:commentId w16cid:paraId="8000018B" w16cid:durableId="F708105E"/>
  <w16cid:commentId w16cid:paraId="8000018E" w16cid:durableId="372516DF"/>
  <w16cid:commentId w16cid:paraId="80000191" w16cid:durableId="B965BDCF"/>
  <w16cid:commentId w16cid:paraId="80000194" w16cid:durableId="CC04ECB6"/>
  <w16cid:commentId w16cid:paraId="80000197" w16cid:durableId="E7E916AB"/>
  <w16cid:commentId w16cid:paraId="8000019A" w16cid:durableId="29DA24BE"/>
  <w16cid:commentId w16cid:paraId="8000019D" w16cid:durableId="832857B1"/>
  <w16cid:commentId w16cid:paraId="800001A0" w16cid:durableId="AAEFE7A6"/>
  <w16cid:commentId w16cid:paraId="800001A1" w16cid:durableId="97D8C958"/>
  <w16cid:commentId w16cid:paraId="800001A2" w16cid:durableId="A1C52A6D"/>
  <w16cid:commentId w16cid:paraId="800001A3" w16cid:durableId="B124E0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17"/>
      <w:r>
        <w:rPr>
          <w:color w:val="000000"/>
        </w:rPr>
        <w:t xml:space="preserve"> James C. Hearn, “Outcomes-Based Funding in Historical and Comparative Context</w:t>
      </w:r>
      <w:commentRangeEnd w:id="417"/>
      <w:r>
        <w:rPr>
          <w:rStyle w:val="CommentReference"/>
        </w:rPr>
        <w:commentReference w:id="417"/>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18"/>
      <w:r>
        <w:rPr>
          <w:color w:val="000000"/>
        </w:rPr>
        <w:t xml:space="preserve"> Will Caroll, "Investing in Value: Return on Investment and Workforce Success in State Postsecondary Funding." HCM Strategists. 2025. </w:t>
      </w:r>
      <w:commentRangeEnd w:id="418"/>
      <w:r>
        <w:rPr>
          <w:rStyle w:val="CommentReference"/>
        </w:rPr>
        <w:commentReference w:id="418"/>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19"/>
      <w:r>
        <w:rPr>
          <w:color w:val="000000"/>
        </w:rPr>
        <w:t xml:space="preserve"> “Specifications for Resource Analysis (RA) in HEI),” Ohio Department of Education, July 2024, </w:t>
      </w:r>
      <w:commentRangeEnd w:id="419"/>
      <w:r>
        <w:rPr>
          <w:rStyle w:val="CommentReference"/>
        </w:rPr>
        <w:commentReference w:id="419"/>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rson w15:author="Claude">
    <w15:presenceInfo w15:providerId="None" w15:userId="claude-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