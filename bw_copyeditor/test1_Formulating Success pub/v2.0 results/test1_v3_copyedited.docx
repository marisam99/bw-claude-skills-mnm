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6E9" w14: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157851A" w14:textId="77777777" w:rsidR="00621651" w:rsidRDefault="00621651"/>
    <w:p w14:paraId="459A3C31" w14:textId="77777777" w:rsidR="00621651" w:rsidRDefault="00621651"/>
    <w:p w14:paraId="4904067B" w14:textId="77777777" w:rsidR="00621651" w:rsidRDefault="00621651"/>
    <w:p w14:paraId="3A797EFD" w14:textId="77777777" w:rsidR="00621651" w:rsidRDefault="00621651"/>
    <w:p w14:paraId="620995BC" w14:textId="77777777" w:rsidR="00621651" w:rsidRDefault="00621651"/>
    <w:p w14:paraId="24C247BB" w14:textId="77777777" w:rsidR="00621651" w:rsidRDefault="00621651"/>
    <w:p w14:paraId="4C46A321" w14:textId="77777777" w:rsidR="00621651" w:rsidRDefault="00621651"/>
    <w:p w14:paraId="4CED0CCB" w14:textId="77777777" w:rsidR="00621651" w:rsidRDefault="00621651"/>
    <w:p w14:paraId="3D109F7D" w14:textId="77777777" w:rsidR="00621651" w:rsidRDefault="00621651"/>
    <w:p w14:paraId="41C34CC9" w14:textId="77777777" w:rsidR="00621651" w:rsidRDefault="00621651"/>
    <w:p w14:paraId="7C6594B5" w14:textId="77777777" w:rsidR="00621651" w:rsidRDefault="00621651"/>
    <w:p w14:paraId="6006CDDA" w14:textId="77777777" w:rsidR="00621651" w:rsidRDefault="00621651"/>
    <w:p w14:paraId="001405D5" w14:textId="77777777" w:rsidR="00621651" w:rsidRDefault="00621651"/>
    <w:p w14:paraId="1B30637E" w14:textId="77777777" w:rsidR="00621651" w:rsidRDefault="00000000">
      <w:pPr>
        <w:pStyle w:val="Title"/>
        <w:rPr>
          <w:b/>
          <w:bCs/>
        </w:rPr>
      </w:pPr>
      <w:commentRangeStart w:id="2"/>
      <w:r>
        <w:rPr>
          <w:b/>
          <w:bCs/>
        </w:rPr>
        <w:t>Formulating Success</w:t>
      </w:r>
    </w:p>
    <w:p w14:paraId="2A65AB92" w14:textId="77777777" w:rsidR="00621651" w:rsidRDefault="00000000">
      <w:r>
        <w:rPr>
          <w:i/>
          <w:iCs/>
          <w:sz w:val="30"/>
          <w:szCs w:val="30"/>
        </w:rPr>
        <w:t>A Primer on Outcomes-Based Funding for Higher Education</w:t>
      </w:r>
      <w:commentRangeEnd w:id="2"/>
      <w:r>
        <w:rPr>
          <w:rStyle w:val="CommentReference"/>
          <w:sz w:val="20"/>
          <w:szCs w:val="20"/>
        </w:rPr>
        <w:commentReference w:id="2"/>
      </w:r>
    </w:p>
    <w:p w14:paraId="1973DC81" w14:textId="77777777" w:rsidR="00621651" w:rsidRDefault="00621651"/>
    <w:p w14:paraId="0CDEF9E3" w14:textId="77777777" w:rsidR="00621651" w:rsidRDefault="00621651"/>
    <w:p w14:paraId="612535B5" w14:textId="77777777" w:rsidR="00621651" w:rsidRDefault="00621651"/>
    <w:p w14:paraId="6B8A3C17" w14:textId="77777777" w:rsidR="00621651" w:rsidRDefault="00621651"/>
    <w:p w14:paraId="3130284E" w14:textId="77777777" w:rsidR="00621651" w:rsidRDefault="00621651"/>
    <w:p w14:paraId="1F870C08" w14:textId="77777777" w:rsidR="00621651" w:rsidRDefault="00621651"/>
    <w:p w14:paraId="1AE564A0" w14:textId="77777777" w:rsidR="00621651" w:rsidRDefault="00000000">
      <w:r>
        <w:rPr>
          <w:noProof/>
        </w:rPr>
        <mc:AlternateContent>
          <mc: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xmlns:a="http://schemas.openxmlformats.org/drawingml/2006/main">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w14:paraId="49339E55" w14: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01894" cy="55244"/>
                        </a:xfrm>
                        <a:prstGeom prst="rect"/>
                        <a:ln/>
                      </pic:spPr>
                    </pic:pic>
                  </a:graphicData>
                </a:graphic>
              </wp:anchor>
            </w:drawing>
          </mc:Fallback>
        </mc:AlternateContent>
      </w:r>
    </w:p>
    <w:p w14:paraId="6D52202B" w14:textId="77777777" w:rsidR="00621651" w:rsidRDefault="00621651"/>
    <w:p w14:paraId="02A90DDB" w14:textId="77777777" w:rsidR="00621651" w:rsidRDefault="00000000">
      <w:r>
        <w:t>By Marisa Mission, Hailly T.N. Korman, Nick Lee, and Colleen Campbell</w:t>
      </w:r>
    </w:p>
    <w:p w14:paraId="2A85442E" w14:textId="77777777" w:rsidR="00621651" w:rsidRDefault="00621651"/>
    <w:p w14:paraId="55956657" w14: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w14:paraId="5F83E8FA" w14:textId="77777777" w:rsidR="00621651" w:rsidRDefault="00000000">
      <w:r>
        <w:br w:type="page"/>
      </w:r>
    </w:p>
    <w:p w14:paraId="628DA2B3" w14: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6EA78BBC"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Pr>
                <w:color w:val="000000"/>
                <w:sz w:val="28"/>
                <w:szCs w:val="28"/>
              </w:rPr>
              <w:t>Introduction</w:t>
            </w:r>
            <w:r>
              <w:rPr>
                <w:color w:val="000000"/>
                <w:sz w:val="28"/>
                <w:szCs w:val="28"/>
              </w:rPr>
              <w:tab/>
              <w:t>1</w:t>
            </w:r>
          </w:hyperlink>
        </w:p>
        <w:p w14:paraId="2CA89BE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5B723A25"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w14:paraId="482D8AFD"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 xml:space="preserve">Policymakers interested in outcomes-based funding often </w:t>
            </w:r>
            <w:r>
              <w:rPr>
                <w:color w:val="000000"/>
                <w:sz w:val="24"/>
                <w:szCs w:val="24"/>
              </w:rPr>
              <w:t>.</w:t>
            </w:r>
            <w:r>
              <w:rPr>
                <w:color w:val="000000"/>
                <w:sz w:val="24"/>
                <w:szCs w:val="24"/>
              </w:rPr>
              <w:tab/>
              <w:t>3</w:t>
            </w:r>
          </w:hyperlink>
          <w:commentRangeStart w:id="223"/>
          <w:del w:id="221" w:author="Claude (Bellwether Copyeditor)" w:date="2026-02-20T12:00:00Z">
            <w:r w:rsidDel="00AA0001">
              <w:rPr>
                <w:color w:val="000000"/>
                <w:sz w:val="24"/>
                <w:szCs w:val="24"/>
              </w:rPr>
              <w:delText>hold common goals</w:delText>
            </w:r>
          </w:del>
          <w:ins w:id="222" w:author="Claude (Bellwether Copyeditor)" w:date="2026-02-20T12:00:00Z">
            <w:r w:rsidR="00AA0001">
              <w:rPr>
                <w:color w:val="000000"/>
                <w:sz w:val="24"/>
                <w:szCs w:val="24"/>
              </w:rPr>
              <w:t>share common goals</w:t>
            </w:r>
          </w:ins>
          <w:commentRangeEnd w:id="223"/>
          <w:r>
            <w:rPr>
              <w:rStyle w:val="CommentReference"/>
            </w:rPr>
            <w:commentReference w:id="223"/>
          </w:r>
        </w:p>
        <w:p w14:paraId="1639D4D1"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Evidence on the effectiveness of these models, however, remains mixed across different designs and implementations.</w:t>
            </w:r>
            <w:r>
              <w:rPr>
                <w:color w:val="000000"/>
                <w:sz w:val="24"/>
                <w:szCs w:val="24"/>
              </w:rPr>
              <w:tab/>
              <w:t>3</w:t>
            </w:r>
          </w:hyperlink>
        </w:p>
        <w:p w14:paraId="43A625A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57FF3555" w14:textId="2F824A35"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sidRPr="00840391">
              <w:rPr>
                <w:color w:val="000000"/>
                <w:sz w:val="28"/>
                <w:szCs w:val="28"/>
              </w:rPr>
              <w:t>Design Considerations For Outcomes-Based Models</w:t>
            </w:r>
            <w:r w:rsidRPr="00840391">
              <w:rPr>
                <w:color w:val="000000"/>
                <w:sz w:val="28"/>
                <w:szCs w:val="28"/>
              </w:rPr>
              <w:tab/>
              <w:t>5</w:t>
            </w:r>
          </w:hyperlink>
        </w:p>
        <w:p w14:paraId="74ADEA8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4F0AFF0E"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w14:paraId="73E796F9"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w14:paraId="1697B4F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5506076D"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6357B411"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36A3D75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4689761B"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2284BE8E"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598F11C5"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60A997A5" w14:textId="77777777" w:rsidR="00621651" w:rsidRDefault="00000000">
          <w:r>
            <w:fldChar w:fldCharType="end"/>
          </w:r>
        </w:p>
      </w:sdtContent>
    </w:sdt>
    <w:p w14:paraId="652B700D" w14: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4E769E21" w14:textId="77777777" w:rsidR="00621651" w:rsidRDefault="00000000">
      <w:pPr>
        <w:pStyle w:val="Heading1"/>
      </w:pPr>
      <w:bookmarkStart w:id="4" w:name="_w27qnqik63gr" w:colFirst="0" w:colLast="0"/>
      <w:bookmarkEnd w:id="4"/>
      <w:r>
        <w:lastRenderedPageBreak/>
        <w:t>Introduction</w:t>
      </w:r>
    </w:p>
    <w:p w14:paraId="379D380C" w14: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leading to a push for </w:t>
      </w:r>
      <w:commentRangeStart w:id="202"/>
      <w:del w:id="200" w:author="Claude (Bellwether Copyeditor)" w:date="2026-02-20T12:00:00Z">
        <w:r w:rsidDel="00AA0001">
          <w:delText>greater effort to show</w:delText>
        </w:r>
      </w:del>
      <w:ins w:id="201" w:author="Claude (Bellwether Copyeditor)" w:date="2026-02-20T12:00:00Z">
        <w:r w:rsidR="00AA0001">
          <w:t>greater efforts to show</w:t>
        </w:r>
      </w:ins>
      <w:commentRangeEnd w:id="202"/>
      <w:r>
        <w:rPr>
          <w:rStyle w:val="CommentReference"/>
        </w:rPr>
        <w:commentReference w:id="202"/>
      </w:r>
      <w:r>
        <w:t xml:space="preserve">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257BF8F5" w14: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w14:paraId="0D8772D9" w14:textId="77777777">
        <w:trPr>
          <w:trHeight w:val="1690"/>
        </w:trPr>
        <w:tc>
          <w:tcPr>
            <w:tcW w:w="4889" w:type="dxa"/>
          </w:tcPr>
          <w:p w14:paraId="200A8541" w14:textId="77777777" w:rsidR="00621651" w:rsidRDefault="00000000">
            <w:r>
              <w:rPr>
                <w:b/>
                <w:bCs/>
              </w:rPr>
              <w:t>Sidebar 1: Defining Outcomes-Based Funding</w:t>
            </w:r>
          </w:p>
          <w:p w14:paraId="4EA6D592" w14:textId="77777777" w:rsidR="0062165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715C1C66" w14:textId="77777777" w:rsidR="00621651" w:rsidRDefault="00621651"/>
          <w:p w14:paraId="75BA7780" w14:textId="77777777" w:rsidR="00621651" w:rsidRDefault="00000000">
            <w:r>
              <w:t xml:space="preserve">While this definition may seem straightforward, implementing outcomes-based funding requires policymakers to grapple with complex questions: What constitutes “performance”? Whose </w:t>
            </w:r>
            <w:r>
              <w:lastRenderedPageBreak/>
              <w:t>performance is being measured? Who is being incentivized? What constitutes success? The answers to these questions shape every aspect of an outcomes-based model and can affect whether a model is successful at achieving its goals.</w:t>
            </w:r>
          </w:p>
        </w:tc>
      </w:tr>
    </w:tbl>
    <w:p w14:paraId="204DA05D" w14:textId="77777777" w:rsidR="0062165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5D0DC5BB" w14:textId="77777777" w:rsidR="00621651" w:rsidRDefault="00621651"/>
    <w:p w14:paraId="74678EBE" w14: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43DBF9DF" w14:textId="77777777" w:rsidR="00621651" w:rsidRDefault="00621651"/>
    <w:p w14:paraId="690DBA99" w14: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EBC7093" w14:textId="77777777" w:rsidR="00621651" w:rsidRDefault="00621651"/>
    <w:p w14:paraId="2E378DF2" w14:textId="77777777" w:rsidR="00621651" w:rsidRDefault="00000000">
      <w:r>
        <w:t xml:space="preserve">The goal of this primer is to provide a nuanced but accessible introduction to outcomes-based funding in state postsecondary finance. It reviews where outcomes-based models sit in the broader landscape of state higher education finance, </w:t>
      </w:r>
      <w:commentRangeStart w:id="205"/>
      <w:del w:id="203" w:author="Claude (Bellwether Copyeditor)" w:date="2026-02-20T12:00:00Z">
        <w:r w:rsidDel="00AA0001">
          <w:delText>synthesizes extant research</w:delText>
        </w:r>
      </w:del>
      <w:ins w:id="204" w:author="Claude (Bellwether Copyeditor)" w:date="2026-02-20T12:00:00Z">
        <w:r w:rsidR="00AA0001">
          <w:t>synthesizes existing research</w:t>
        </w:r>
      </w:ins>
      <w:commentRangeEnd w:id="205"/>
      <w:r>
        <w:rPr>
          <w:rStyle w:val="CommentReference"/>
        </w:rPr>
        <w:commentReference w:id="205"/>
      </w:r>
      <w:r>
        <w:t xml:space="preserve">,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it is a resource for anyone — policymakers, advocates, funders, or others — who seeks to understand the opportunities and challenges associated with outcomes-based models. The goal is to equip decision-makers with </w:t>
      </w:r>
      <w:commentRangeStart w:id="208"/>
      <w:del w:id="206" w:author="Claude (Bellwether Copyeditor)" w:date="2026-02-20T12:00:00Z">
        <w:r w:rsidDel="00AA0001">
          <w:delText>the knowledge needed to make informed decisions</w:delText>
        </w:r>
      </w:del>
      <w:ins w:id="207" w:author="Claude (Bellwether Copyeditor)" w:date="2026-02-20T12:00:00Z">
        <w:r w:rsidR="00AA0001">
          <w:t>the knowledge they need to make informed decisions</w:t>
        </w:r>
      </w:ins>
      <w:commentRangeEnd w:id="208"/>
      <w:r>
        <w:rPr>
          <w:rStyle w:val="CommentReference"/>
        </w:rPr>
        <w:commentReference w:id="208"/>
      </w:r>
      <w:r>
        <w:t xml:space="preserve"> about whether and how to incorporate outcomes-based elements into their state's funding formula.</w:t>
      </w:r>
    </w:p>
    <w:p w14:paraId="244D4EE3" w14:textId="77777777" w:rsidR="00621651" w:rsidRDefault="00000000">
      <w:pPr>
        <w:pStyle w:val="Heading1"/>
      </w:pPr>
      <w:bookmarkStart w:id="5" w:name="_4rhz7skqm3xa" w:colFirst="0" w:colLast="0"/>
      <w:bookmarkEnd w:id="5"/>
      <w:r>
        <w:lastRenderedPageBreak/>
        <w:t>Reasons States Consider Outcomes-Based Funding</w:t>
      </w:r>
    </w:p>
    <w:p w14:paraId="44D8295D" w14:textId="77777777" w:rsidR="00621651" w:rsidRDefault="00000000">
      <w:pPr>
        <w:pStyle w:val="Heading2"/>
      </w:pPr>
      <w:bookmarkStart w:id="6" w:name="_diducbml4a" w:colFirst="0" w:colLast="0"/>
      <w:bookmarkEnd w:id="6"/>
      <w:r>
        <w:t>Outcomes-based funding models differ significantly from traditional models.</w:t>
      </w:r>
    </w:p>
    <w:p w14:paraId="33B7B8E4" w14: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w:t>
      </w:r>
      <w:commentRangeStart w:id="211"/>
      <w:del w:id="209" w:author="Claude (Bellwether Copyeditor)" w:date="2026-02-20T12:00:00Z">
        <w:r w:rsidDel="00AA0001">
          <w:delText>institutional initiatives, and personnel costs</w:delText>
        </w:r>
      </w:del>
      <w:ins w:id="210" w:author="Claude (Bellwether Copyeditor)" w:date="2026-02-20T12:00:00Z">
        <w:r w:rsidR="00AA0001">
          <w:t>institutional initiatives, or personnel costs</w:t>
        </w:r>
      </w:ins>
      <w:commentRangeEnd w:id="211"/>
      <w:r>
        <w:rPr>
          <w:rStyle w:val="CommentReference"/>
        </w:rPr>
        <w:commentReference w:id="211"/>
      </w:r>
      <w:r>
        <w:t xml:space="preserve">.</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2A3CD015" w14:textId="77777777" w:rsidR="00621651" w:rsidRDefault="00621651"/>
    <w:p w14:paraId="7A077384" w14:textId="77777777" w:rsidR="00621651" w:rsidRDefault="00000000">
      <w:r>
        <w:t xml:space="preserve">Over time, many states have pivoted to use funding formulas </w:t>
      </w:r>
      <w:commentRangeStart w:id="214"/>
      <w:del w:id="212" w:author="Claude (Bellwether Copyeditor)" w:date="2026-02-20T12:00:00Z">
        <w:r w:rsidDel="00AA0001">
          <w:delText>(and many with increasing</w:delText>
        </w:r>
      </w:del>
      <w:ins w:id="213" w:author="Claude (Bellwether Copyeditor)" w:date="2026-02-20T12:00:00Z">
        <w:r w:rsidR="00AA0001">
          <w:t>(many with increasing</w:t>
        </w:r>
      </w:ins>
      <w:commentRangeEnd w:id="214"/>
      <w:r>
        <w:rPr>
          <w:rStyle w:val="CommentReference"/>
        </w:rPr>
        <w:commentReference w:id="214"/>
      </w:r>
      <w:r>
        <w:t xml:space="preserve"> numbers of inputs).</w:t>
      </w:r>
      <w:r>
        <w:rPr>
          <w:vertAlign w:val="superscript"/>
        </w:rPr>
        <w:footnoteReference w:id="11"/>
      </w:r>
      <w:r>
        <w:t xml:space="preserve"> These formulas were developed to a) reduce political influence and volatility, and b) </w:t>
      </w:r>
      <w:commentRangeStart w:id="217"/>
      <w:del w:id="215" w:author="Claude (Bellwether Copyeditor)" w:date="2026-02-20T12:00:00Z">
        <w:r w:rsidDel="00AA0001">
          <w:delText>distribute funding in a fairer</w:delText>
        </w:r>
      </w:del>
      <w:ins w:id="216" w:author="Claude (Bellwether Copyeditor)" w:date="2026-02-20T12:00:00Z">
        <w:r w:rsidR="00AA0001">
          <w:t>distribute funds in a fairer</w:t>
        </w:r>
      </w:ins>
      <w:commentRangeEnd w:id="217"/>
      <w:r>
        <w:rPr>
          <w:rStyle w:val="CommentReference"/>
        </w:rPr>
        <w:commentReference w:id="217"/>
      </w:r>
      <w:r>
        <w:t xml:space="preserve">, more rational way.</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14:paraId="0AE79082" w14:textId="77777777" w:rsidR="0062165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709F80F3" w14: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(FTE) enrollment, and </w:t>
      </w:r>
    </w:p>
    <w:p w14:paraId="3222CD2F" w14: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7C2654EB" w14:textId="77777777" w:rsidR="00621651" w:rsidRDefault="00621651"/>
    <w:p w14:paraId="6594BB32" w14:textId="77777777" w:rsidR="00621651" w:rsidRDefault="00000000">
      <w:r>
        <w:t xml:space="preserve">As of 2025, more than 30 states distribute </w:t>
      </w:r>
      <w:commentRangeStart w:id="220"/>
      <w:del w:id="218" w:author="Claude (Bellwether Copyeditor)" w:date="2026-02-20T12:00:00Z">
        <w:r w:rsidDel="00AA0001">
          <w:delText>some level of funding through an outcomes-based model</w:delText>
        </w:r>
      </w:del>
      <w:ins w:id="219" w:author="Claude (Bellwether Copyeditor)" w:date="2026-02-20T12:00:00Z">
        <w:r w:rsidR="00AA0001">
          <w:t>some funding using outcomes-based models</w:t>
        </w:r>
      </w:ins>
      <w:commentRangeEnd w:id="220"/>
      <w:r>
        <w:rPr>
          <w:rStyle w:val="CommentReference"/>
        </w:rPr>
        <w:commentReference w:id="220"/>
      </w:r>
      <w:r>
        <w:t>.</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15DE68B9" w14: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w14:paraId="724B2C74" w14:textId="77777777">
        <w:tc>
          <w:tcPr>
            <w:tcW w:w="7015" w:type="dxa"/>
            <w:gridSpan w:val="3"/>
            <w:tcBorders>
              <w:top w:val="single" w:sz="4" w:space="0" w:color="FFFFFF"/>
              <w:left w:val="single" w:sz="4" w:space="0" w:color="FFFFFF"/>
              <w:right w:val="single" w:sz="4" w:space="0" w:color="FFFFFF"/>
            </w:tcBorders>
          </w:tcPr>
          <w:p w14:paraId="106448D7" w14:textId="77777777" w:rsidR="00621651" w:rsidRDefault="00000000">
            <w:pPr>
              <w:rPr>
                <w:b/>
                <w:bCs/>
              </w:rPr>
            </w:pPr>
            <w:r>
              <w:rPr>
                <w:b/>
                <w:bCs/>
              </w:rPr>
              <w:t>Table. Examples of states with formulas that are majority outcomes-based</w:t>
            </w:r>
          </w:p>
        </w:tc>
      </w:tr>
      <w:tr w:rsidR="00621651" w14:paraId="72378CD9" w14:textId="77777777">
        <w:tc>
          <w:tcPr>
            <w:tcW w:w="1857" w:type="dxa"/>
          </w:tcPr>
          <w:p w14:paraId="48F561DD" w14:textId="77777777" w:rsidR="00621651" w:rsidRDefault="00000000">
            <w:pPr>
              <w:jc w:val="center"/>
              <w:rPr>
                <w:b/>
                <w:bCs/>
              </w:rPr>
            </w:pPr>
            <w:r>
              <w:rPr>
                <w:b/>
                <w:bCs/>
              </w:rPr>
              <w:t>State</w:t>
            </w:r>
          </w:p>
        </w:tc>
        <w:tc>
          <w:tcPr>
            <w:tcW w:w="2013" w:type="dxa"/>
          </w:tcPr>
          <w:p w14:paraId="08B84191" w14:textId="77777777" w:rsidR="00621651" w:rsidRDefault="00000000">
            <w:pPr>
              <w:jc w:val="center"/>
              <w:rPr>
                <w:b/>
                <w:bCs/>
              </w:rPr>
            </w:pPr>
            <w:r>
              <w:rPr>
                <w:b/>
                <w:bCs/>
              </w:rPr>
              <w:t>Sector</w:t>
            </w:r>
          </w:p>
        </w:tc>
        <w:tc>
          <w:tcPr>
            <w:tcW w:w="3145" w:type="dxa"/>
          </w:tcPr>
          <w:p w14:paraId="1FB808D5" w14:textId="77777777" w:rsidR="00621651" w:rsidRDefault="00000000">
            <w:pPr>
              <w:jc w:val="center"/>
              <w:rPr>
                <w:b/>
                <w:bCs/>
              </w:rPr>
            </w:pPr>
            <w:r>
              <w:rPr>
                <w:b/>
                <w:bCs/>
              </w:rPr>
              <w:t>% of formula tied to outcomes</w:t>
            </w:r>
          </w:p>
        </w:tc>
      </w:tr>
      <w:tr w:rsidR="00621651" w14:paraId="1A0ED203" w14:textId="77777777">
        <w:tc>
          <w:tcPr>
            <w:tcW w:w="1857" w:type="dxa"/>
          </w:tcPr>
          <w:p w14:paraId="582346E2" w14:textId="77777777" w:rsidR="00621651" w:rsidRDefault="00000000">
            <w:pPr>
              <w:jc w:val="center"/>
            </w:pPr>
            <w:r>
              <w:t>Kentucky</w:t>
            </w:r>
          </w:p>
        </w:tc>
        <w:tc>
          <w:tcPr>
            <w:tcW w:w="2013" w:type="dxa"/>
          </w:tcPr>
          <w:p w14:paraId="5C633513" w14:textId="77777777" w:rsidR="00621651" w:rsidRDefault="00000000">
            <w:pPr>
              <w:jc w:val="center"/>
            </w:pPr>
            <w:r>
              <w:t>Four-year</w:t>
            </w:r>
          </w:p>
        </w:tc>
        <w:tc>
          <w:tcPr>
            <w:tcW w:w="3145" w:type="dxa"/>
          </w:tcPr>
          <w:p w14:paraId="64F80619" w14:textId="77777777" w:rsidR="00621651" w:rsidRDefault="00000000">
            <w:pPr>
              <w:jc w:val="center"/>
            </w:pPr>
            <w:r>
              <w:t>70%</w:t>
            </w:r>
          </w:p>
        </w:tc>
      </w:tr>
      <w:tr w:rsidR="00621651" w14:paraId="20EA2BFC" w14:textId="77777777">
        <w:tc>
          <w:tcPr>
            <w:tcW w:w="1857" w:type="dxa"/>
          </w:tcPr>
          <w:p w14:paraId="459B8A44" w14:textId="77777777" w:rsidR="00621651" w:rsidRDefault="00000000">
            <w:pPr>
              <w:jc w:val="center"/>
            </w:pPr>
            <w:r>
              <w:t>Tennessee</w:t>
            </w:r>
          </w:p>
        </w:tc>
        <w:tc>
          <w:tcPr>
            <w:tcW w:w="2013" w:type="dxa"/>
          </w:tcPr>
          <w:p w14:paraId="7B142FFC" w14:textId="77777777" w:rsidR="00621651" w:rsidRDefault="00000000">
            <w:pPr>
              <w:jc w:val="center"/>
            </w:pPr>
            <w:r>
              <w:t>Two-year</w:t>
            </w:r>
          </w:p>
        </w:tc>
        <w:tc>
          <w:tcPr>
            <w:tcW w:w="3145" w:type="dxa"/>
          </w:tcPr>
          <w:p w14:paraId="5081DC38" w14:textId="77777777" w:rsidR="00621651" w:rsidRDefault="00000000">
            <w:pPr>
              <w:jc w:val="center"/>
            </w:pPr>
            <w:r>
              <w:t>83%</w:t>
            </w:r>
          </w:p>
        </w:tc>
      </w:tr>
      <w:tr w:rsidR="00621651" w14:paraId="1AEDD8ED" w14:textId="77777777">
        <w:tc>
          <w:tcPr>
            <w:tcW w:w="1857" w:type="dxa"/>
          </w:tcPr>
          <w:p w14:paraId="52A61BA4" w14:textId="77777777" w:rsidR="00621651" w:rsidRDefault="00000000">
            <w:pPr>
              <w:jc w:val="center"/>
            </w:pPr>
            <w:r>
              <w:t>Colorado</w:t>
            </w:r>
          </w:p>
        </w:tc>
        <w:tc>
          <w:tcPr>
            <w:tcW w:w="2013" w:type="dxa"/>
          </w:tcPr>
          <w:p w14:paraId="497F4C27" w14:textId="77777777" w:rsidR="00621651" w:rsidRDefault="00000000">
            <w:pPr>
              <w:jc w:val="center"/>
            </w:pPr>
            <w:r>
              <w:t>Four-year</w:t>
            </w:r>
          </w:p>
        </w:tc>
        <w:tc>
          <w:tcPr>
            <w:tcW w:w="3145" w:type="dxa"/>
          </w:tcPr>
          <w:p w14:paraId="33994B63" w14:textId="77777777" w:rsidR="00621651" w:rsidRDefault="00000000">
            <w:pPr>
              <w:jc w:val="center"/>
            </w:pPr>
            <w:r>
              <w:t>85%</w:t>
            </w:r>
          </w:p>
        </w:tc>
      </w:tr>
      <w:tr w:rsidR="00621651" w14:paraId="58F37F21" w14:textId="77777777">
        <w:tc>
          <w:tcPr>
            <w:tcW w:w="1857" w:type="dxa"/>
          </w:tcPr>
          <w:p w14:paraId="31A7CC46" w14:textId="77777777" w:rsidR="00621651" w:rsidRDefault="00000000">
            <w:pPr>
              <w:jc w:val="center"/>
            </w:pPr>
            <w:r>
              <w:t>Ohio</w:t>
            </w:r>
          </w:p>
        </w:tc>
        <w:tc>
          <w:tcPr>
            <w:tcW w:w="2013" w:type="dxa"/>
          </w:tcPr>
          <w:p w14:paraId="0D545A8C" w14:textId="77777777" w:rsidR="00621651" w:rsidRDefault="00000000">
            <w:pPr>
              <w:jc w:val="center"/>
            </w:pPr>
            <w:r>
              <w:t>Two- and four-year</w:t>
            </w:r>
          </w:p>
        </w:tc>
        <w:tc>
          <w:tcPr>
            <w:tcW w:w="3145" w:type="dxa"/>
          </w:tcPr>
          <w:p w14:paraId="78225A6A" w14:textId="77777777" w:rsidR="00621651" w:rsidRDefault="00000000">
            <w:pPr>
              <w:jc w:val="center"/>
            </w:pPr>
            <w:r>
              <w:t>100%</w:t>
            </w:r>
          </w:p>
        </w:tc>
      </w:tr>
      <w:tr w:rsidR="00621651" w14:paraId="501FF74A" w14:textId="77777777">
        <w:tc>
          <w:tcPr>
            <w:tcW w:w="1857" w:type="dxa"/>
          </w:tcPr>
          <w:p w14:paraId="1061011D" w14:textId="77777777" w:rsidR="00621651" w:rsidRDefault="00000000">
            <w:pPr>
              <w:jc w:val="center"/>
            </w:pPr>
            <w:r>
              <w:t>Arkansas</w:t>
            </w:r>
          </w:p>
        </w:tc>
        <w:tc>
          <w:tcPr>
            <w:tcW w:w="2013" w:type="dxa"/>
          </w:tcPr>
          <w:p w14:paraId="74746D21" w14:textId="77777777" w:rsidR="00621651" w:rsidRDefault="00000000">
            <w:pPr>
              <w:jc w:val="center"/>
            </w:pPr>
            <w:r>
              <w:t>Two-year</w:t>
            </w:r>
          </w:p>
        </w:tc>
        <w:tc>
          <w:tcPr>
            <w:tcW w:w="3145" w:type="dxa"/>
          </w:tcPr>
          <w:p w14:paraId="318B82A6" w14:textId="77777777" w:rsidR="00621651" w:rsidRDefault="00000000">
            <w:pPr>
              <w:jc w:val="center"/>
            </w:pPr>
            <w:r>
              <w:t>100%</w:t>
            </w:r>
          </w:p>
        </w:tc>
      </w:tr>
    </w:tbl>
    <w:p w14:paraId="755EBBAE" w14:textId="77777777" w:rsidR="00621651" w:rsidRDefault="00000000">
      <w:r>
        <w:t xml:space="preserve">A small number of states tie a majority (or all) of their state </w:t>
      </w:r>
      <w:r>
        <w:lastRenderedPageBreak/>
        <w:t>funding to outcomes (Table</w:t>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4E52EE55" w14:textId="77777777" w:rsidR="00621651" w:rsidRDefault="00000000">
      <w:pPr>
        <w:pStyle w:val="Heading2"/>
      </w:pPr>
      <w:bookmarkStart w:id="7" w:name="_7rs0ery0kmu8" w:colFirst="0" w:colLast="0"/>
      <w:bookmarkEnd w:id="7"/>
      <w:r>
        <w:t>Policymakers interested in outcomes-based funding often hold common goals.</w:t>
      </w:r>
    </w:p>
    <w:p w14:paraId="5E8E10EA" w14:textId="77777777" w:rsidR="00621651" w:rsidRDefault="00000000">
      <w:r>
        <w:t>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w:t>
      </w:r>
      <w:commentRangeStart w:id="226"/>
      <w:del w:id="224" w:author="Claude (Bellwether Copyeditor)" w:date="2026-02-20T12:00:00Z">
        <w:r w:rsidDel="00AA0001">
          <w:delText>accountability practices to public investments</w:delText>
        </w:r>
      </w:del>
      <w:ins w:id="225" w:author="Claude (Bellwether Copyeditor)" w:date="2026-02-20T12:00:00Z">
        <w:r w:rsidR="00AA0001">
          <w:t>accountability to public investments</w:t>
        </w:r>
      </w:ins>
      <w:commentRangeEnd w:id="226"/>
      <w:r>
        <w:rPr>
          <w:rStyle w:val="CommentReference"/>
        </w:rPr>
        <w:commentReference w:id="226"/>
      </w:r>
      <w:r>
        <w:t xml:space="preserve">.</w:t>
      </w:r>
    </w:p>
    <w:p w14:paraId="0B2BB947" w14:textId="77777777" w:rsidR="00621651" w:rsidRDefault="00621651"/>
    <w:p w14:paraId="276F8B39" w14:textId="77777777" w:rsidR="00621651" w:rsidRDefault="00000000">
      <w:r>
        <w:t xml:space="preserve">Some see outcomes-based funding as a tool to achieve broader goals linked to the public good. Advocates in Illinois, for example, have worked to </w:t>
      </w:r>
      <w:commentRangeStart w:id="229"/>
      <w:del w:id="227" w:author="Claude (Bellwether Copyeditor)" w:date="2026-02-20T12:00:00Z">
        <w:r w:rsidDel="00AA0001">
          <w:delText>design elements of funding adequacy into</w:delText>
        </w:r>
      </w:del>
      <w:ins w:id="228" w:author="Claude (Bellwether Copyeditor)" w:date="2026-02-20T12:00:00Z">
        <w:r w:rsidR="00AA0001">
          <w:t>incorporate elements of funding adequacy into</w:t>
        </w:r>
      </w:ins>
      <w:commentRangeEnd w:id="229"/>
      <w:r>
        <w:rPr>
          <w:rStyle w:val="CommentReference"/>
        </w:rPr>
        <w:commentReference w:id="229"/>
      </w:r>
      <w:r>
        <w:t xml:space="preserve"> their proposed formula, recognizing that under-resourced institutions may need additional support to improve outcomes.</w:t>
      </w:r>
      <w:r>
        <w:rPr>
          <w:vertAlign w:val="superscript"/>
        </w:rPr>
        <w:footnoteReference w:id="22"/>
      </w:r>
    </w:p>
    <w:p w14:paraId="7D3CC68C" w14:textId="77777777" w:rsidR="00621651" w:rsidRDefault="00621651"/>
    <w:p w14:paraId="1F99D595" w14:textId="77777777" w:rsidR="0062165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BA37E2F" w14:textId="77777777" w:rsidR="00621651" w:rsidRDefault="00000000">
      <w:pPr>
        <w:pStyle w:val="Heading2"/>
      </w:pPr>
      <w:bookmarkStart w:id="8" w:name="_3d8nr5p7hhpp" w:colFirst="0" w:colLast="0"/>
      <w:bookmarkEnd w:id="8"/>
      <w:r>
        <w:t>Evidence on the effectiveness of these models, however, remains mixed across different designs and implementations.</w:t>
      </w:r>
    </w:p>
    <w:p w14:paraId="7A2CAEBB" w14:textId="77777777" w:rsidR="00621651" w:rsidRDefault="00000000">
      <w:r>
        <w:t xml:space="preserve">Despite the growing enthusiasm for outcomes-based funding, evidence of its effectiveness remains mixed. Across 12 quantitative evaluations of </w:t>
      </w:r>
      <w:commentRangeStart w:id="232"/>
      <w:del w:id="230" w:author="Claude (Bellwether Copyeditor)" w:date="2026-02-20T12:00:00Z">
        <w:r w:rsidDel="00AA0001">
          <w:delText>outcomes-based state models</w:delText>
        </w:r>
      </w:del>
      <w:ins w:id="231" w:author="Claude (Bellwether Copyeditor)" w:date="2026-02-20T12:00:00Z">
        <w:r w:rsidR="00AA0001">
          <w:t>outcomes-based funding models</w:t>
        </w:r>
      </w:ins>
      <w:commentRangeEnd w:id="232"/>
      <w:r>
        <w:rPr>
          <w:rStyle w:val="CommentReference"/>
        </w:rPr>
        <w:commentReference w:id="232"/>
      </w:r>
      <w:r>
        <w:t>,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F383E16" w14:textId="77777777" w:rsidR="00621651" w:rsidRDefault="00621651"/>
    <w:p w14:paraId="4BB29919" w14:textId="77777777" w:rsidR="00621651" w:rsidRDefault="00000000">
      <w:commentRangeStart w:id="235"/>
      <w:del w:id="233" w:author="Claude (Bellwether Copyeditor)" w:date="2026-02-20T12:00:00Z">
        <w:r w:rsidDel="00AA0001">
          <w:delText>There could be several potential explanations</w:delText>
        </w:r>
      </w:del>
      <w:ins w:id="234" w:author="Claude (Bellwether Copyeditor)" w:date="2026-02-20T12:00:00Z">
        <w:r w:rsidR="00AA0001">
          <w:t>There are several potential explanations</w:t>
        </w:r>
      </w:ins>
      <w:commentRangeEnd w:id="235"/>
      <w:r>
        <w:rPr>
          <w:rStyle w:val="CommentReference"/>
        </w:rPr>
        <w:commentReference w:id="235"/>
      </w:r>
      <w:r>
        <w:t xml:space="preserve">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w:t>
      </w:r>
      <w:commentRangeStart w:id="238"/>
      <w:del w:id="236" w:author="Claude (Bellwether Copyeditor)" w:date="2026-02-20T12:00:00Z">
        <w:r w:rsidDel="00AA0001">
          <w:delText>fail to move the needle</w:delText>
        </w:r>
      </w:del>
      <w:ins w:id="237" w:author="Claude (Bellwether Copyeditor)" w:date="2026-02-20T12:00:00Z">
        <w:r w:rsidR="00AA0001">
          <w:t>fail to drive meaningful improvement</w:t>
        </w:r>
      </w:ins>
      <w:commentRangeEnd w:id="238"/>
      <w:r>
        <w:rPr>
          <w:rStyle w:val="CommentReference"/>
        </w:rPr>
        <w:commentReference w:id="238"/>
      </w:r>
      <w:r>
        <w:t xml:space="preserve">. </w:t>
      </w:r>
    </w:p>
    <w:p w14:paraId="1DA83C62" w14:textId="77777777" w:rsidR="00621651" w:rsidRDefault="00621651"/>
    <w:p w14:paraId="5A214F72" w14:textId="77777777" w:rsidR="00621651" w:rsidRDefault="00000000">
      <w:r>
        <w:t xml:space="preserve">Another factor that affects the evidence pool is the wide variation in formula design. A study investigating just one outcome metric — certificate awards — found substantial variation </w:t>
      </w:r>
      <w:commentRangeStart w:id="241"/>
      <w:del w:id="239" w:author="Claude (Bellwether Copyeditor)" w:date="2026-02-20T12:00:00Z">
        <w:r w:rsidDel="00AA0001">
          <w:delText>in how states defined and used that metric for funding allocations</w:delText>
        </w:r>
      </w:del>
      <w:ins w:id="240" w:author="Claude (Bellwether Copyeditor)" w:date="2026-02-20T12:00:00Z">
        <w:r w:rsidR="00AA0001">
          <w:t>in how states defined and used it for allocating funds</w:t>
        </w:r>
      </w:ins>
      <w:commentRangeEnd w:id="241"/>
      <w:r>
        <w:rPr>
          <w:rStyle w:val="CommentReference"/>
        </w:rPr>
        <w:commentReference w:id="241"/>
      </w:r>
      <w:r>
        <w:t>.</w:t>
      </w:r>
      <w:r>
        <w:rPr>
          <w:vertAlign w:val="superscript"/>
        </w:rPr>
        <w:footnoteReference w:id="26"/>
      </w:r>
      <w:r>
        <w:t xml:space="preserve"> Combined across multiple different metrics and state contexts, this diversity makes it difficult to truly compare the effectiveness across outcomes-based funding models. </w:t>
      </w:r>
    </w:p>
    <w:p w14:paraId="4AF1AC11" w14:textId="77777777" w:rsidR="00621651" w:rsidRDefault="00621651"/>
    <w:p w14:paraId="3462F858" w14:textId="77777777" w:rsidR="0062165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w:t>
      </w:r>
      <w:commentRangeStart w:id="244"/>
      <w:del w:id="242" w:author="Claude (Bellwether Copyeditor)" w:date="2026-02-20T12:00:00Z">
        <w:r w:rsidDel="00AA0001">
          <w:delText>may serve as a strategy to push schools to increase</w:delText>
        </w:r>
      </w:del>
      <w:ins w:id="243" w:author="Claude (Bellwether Copyeditor)" w:date="2026-02-20T12:00:00Z">
        <w:r w:rsidR="00AA0001">
          <w:t>may be an effective strategy to encourage institutions to increase</w:t>
        </w:r>
      </w:ins>
      <w:commentRangeEnd w:id="244"/>
      <w:r>
        <w:rPr>
          <w:rStyle w:val="CommentReference"/>
        </w:rPr>
        <w:commentReference w:id="244"/>
      </w:r>
      <w:r>
        <w:t xml:space="preserve"> their focus on student outcomes.</w:t>
      </w:r>
    </w:p>
    <w:p w14:paraId="53DE1E96" w14:textId="77777777" w:rsidR="00621651" w:rsidRDefault="00000000">
      <w:pPr>
        <w:pStyle w:val="Heading2"/>
      </w:pPr>
      <w:bookmarkStart w:id="9" w:name="_e9sq4p4f8ixz" w:colFirst="0" w:colLast="0"/>
      <w:bookmarkEnd w:id="9"/>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w14:paraId="3DC218E5" w14:textId="77777777">
        <w:trPr>
          <w:trHeight w:val="3189"/>
        </w:trPr>
        <w:tc>
          <w:tcPr>
            <w:tcW w:w="5250" w:type="dxa"/>
          </w:tcPr>
          <w:p w14:paraId="0B483970" w14:textId="77777777" w:rsidR="00621651" w:rsidRDefault="00000000">
            <w:commentRangeStart w:id="245"/>
            <w:r>
              <w:rPr>
                <w:b/>
                <w:bCs/>
              </w:rPr>
              <w:t>Sidebar: Outcomes-Based Funding as a Policy Tool</w:t>
            </w:r>
            <w:commentRangeEnd w:id="245"/>
            <w:r>
              <w:rPr>
                <w:rStyle w:val="CommentReference"/>
              </w:rPr>
              <w:commentReference w:id="245"/>
            </w:r>
          </w:p>
          <w:p w14:paraId="6CD0221A" w14:textId="77777777" w:rsidR="00621651" w:rsidRDefault="00000000">
            <w:r>
              <w:t xml:space="preserve">Using outcomes-based funding as an incentive tool assumes that institutions have the capacity to respond but lack motivation. However, </w:t>
            </w:r>
            <w:commentRangeStart w:id="248"/>
            <w:del w:id="246" w:author="Claude (Bellwether Copyeditor)" w:date="2026-02-20T12:00:00Z">
              <w:r w:rsidDel="00AA0001">
                <w:delText>poor performance can also be the result of</w:delText>
              </w:r>
            </w:del>
            <w:ins w:id="247" w:author="Claude (Bellwether Copyeditor)" w:date="2026-02-20T12:00:00Z">
              <w:r w:rsidR="00AA0001">
                <w:t>poor performance can be the result of</w:t>
              </w:r>
            </w:ins>
            <w:commentRangeEnd w:id="248"/>
            <w:r>
              <w:rPr>
                <w:rStyle w:val="CommentReference"/>
              </w:rPr>
              <w:commentReference w:id="248"/>
            </w:r>
            <w:r>
              <w:t xml:space="preserve">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7B923EE" w14:textId="77777777" w:rsidR="00621651" w:rsidRDefault="00621651"/>
          <w:p w14:paraId="64A404E6" w14:textId="77777777" w:rsidR="00621651" w:rsidRDefault="00000000">
            <w:r>
              <w:t xml:space="preserve">In these cases, what is </w:t>
            </w:r>
            <w:commentRangeStart w:id="251"/>
            <w:del w:id="249" w:author="Claude (Bellwether Copyeditor)" w:date="2026-02-20T12:00:00Z">
              <w:r w:rsidDel="00AA0001">
                <w:delText>the appropriate state role in boosting</w:delText>
              </w:r>
            </w:del>
            <w:ins w:id="250" w:author="Claude (Bellwether Copyeditor)" w:date="2026-02-20T12:00:00Z">
              <w:r w:rsidR="00AA0001">
                <w:t>the appropriate role of the state in boosting</w:t>
              </w:r>
            </w:ins>
            <w:commentRangeEnd w:id="251"/>
            <w:r>
              <w:rPr>
                <w:rStyle w:val="CommentReference"/>
              </w:rPr>
              <w:commentReference w:id="251"/>
            </w:r>
            <w:r>
              <w:t xml:space="preserve">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14:paraId="035CE88A" w14:textId="77777777" w:rsidR="00621651" w:rsidRDefault="00621651"/>
          <w:p w14:paraId="1E51A8B6" w14:textId="77777777" w:rsidR="00621651" w:rsidRDefault="00000000">
            <w:r>
              <w:t xml:space="preserve">Moreover, there is the question of whether financial incentives are the right mechanism to change institutional behavior at all. Research suggests that government operates differently from </w:t>
            </w:r>
            <w:commentRangeStart w:id="254"/>
            <w:del w:id="252" w:author="Claude (Bellwether Copyeditor)" w:date="2026-02-20T12:00:00Z">
              <w:r w:rsidDel="00AA0001">
                <w:delText>business contexts</w:delText>
              </w:r>
            </w:del>
            <w:ins w:id="253" w:author="Claude (Bellwether Copyeditor)" w:date="2026-02-20T12:00:00Z">
              <w:r w:rsidR="00AA0001">
                <w:t>business</w:t>
              </w:r>
            </w:ins>
            <w:commentRangeEnd w:id="254"/>
            <w:r>
              <w:rPr>
                <w:rStyle w:val="CommentReference"/>
              </w:rPr>
              <w:commentReference w:id="254"/>
            </w:r>
            <w:r>
              <w:t>, and performance incentives can have unintended consequences, such as narrowing focus to only what is measured, gaming the system, or neglecting harder-to-</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5A41EDAB" w14:textId="77777777" w:rsidR="00621651" w:rsidRDefault="00000000">
      <w:r>
        <w:lastRenderedPageBreak/>
        <w:t>Given the mixed formal evidence, some stakeholders may be rightfully skeptical of outcomes-based funding models, but they are still appealing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14:paraId="2E47A937" w14:textId="77777777" w:rsidR="00621651" w:rsidRDefault="00621651"/>
    <w:p w14:paraId="0E3372A2" w14:textId="77777777" w:rsidR="0062165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w:t>
      </w:r>
      <w:commentRangeStart w:id="257"/>
      <w:del w:id="255" w:author="Claude (Bellwether Copyeditor)" w:date="2026-02-20T12:00:00Z">
        <w:r w:rsidDel="00AA0001">
          <w:delText>the need for a skilled workforce and filling talent shortages</w:delText>
        </w:r>
      </w:del>
      <w:ins w:id="256" w:author="Claude (Bellwether Copyeditor)" w:date="2026-02-20T12:00:00Z">
        <w:r w:rsidR="00AA0001">
          <w:t>the need for a skilled workforce and for filling talent shortages</w:t>
        </w:r>
      </w:ins>
      <w:commentRangeEnd w:id="257"/>
      <w:r>
        <w:rPr>
          <w:rStyle w:val="CommentReference"/>
        </w:rPr>
        <w:commentReference w:id="257"/>
      </w:r>
      <w:r>
        <w:t xml:space="preserve">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w:t>
      </w:r>
      <w:commentRangeStart w:id="260"/>
      <w:del w:id="258" w:author="Claude (Bellwether Copyeditor)" w:date="2026-02-20T12:00:00Z">
        <w:r w:rsidDel="00AA0001">
          <w:delText>both for historically marginalized groups and students</w:delText>
        </w:r>
      </w:del>
      <w:ins w:id="259" w:author="Claude (Bellwether Copyeditor)" w:date="2026-02-20T12:00:00Z">
        <w:r w:rsidR="00AA0001">
          <w:t>for both historically marginalized groups and students</w:t>
        </w:r>
      </w:ins>
      <w:commentRangeEnd w:id="260"/>
      <w:r>
        <w:rPr>
          <w:rStyle w:val="CommentReference"/>
        </w:rPr>
        <w:commentReference w:id="260"/>
      </w:r>
      <w:r>
        <w:t xml:space="preserve"> who face unique obstacles.</w:t>
      </w:r>
      <w:r>
        <w:rPr>
          <w:vertAlign w:val="superscript"/>
        </w:rPr>
        <w:footnoteReference w:id="32"/>
      </w:r>
    </w:p>
    <w:p w14:paraId="66C1678C" w14:textId="77777777" w:rsidR="00621651" w:rsidRDefault="00621651"/>
    <w:p w14:paraId="24AE56A1" w14:textId="77777777" w:rsidR="00621651" w:rsidRDefault="00000000">
      <w:r>
        <w:t xml:space="preserve">These differing perspectives create challenges for policymakers designing outcomes-based funding models. Narrow definitions of ROI, such as earnings premiums or job placement rates, are easier to measure and </w:t>
      </w:r>
      <w:r>
        <w:lastRenderedPageBreak/>
        <w:t xml:space="preserve">communicate, but they risk reinforcing a transactional view of higher education that ignores its broader civic and social purposes. </w:t>
      </w:r>
      <w:commentRangeStart w:id="263"/>
      <w:del w:id="261" w:author="Claude (Bellwether Copyeditor)" w:date="2026-02-20T12:00:00Z">
        <w:r w:rsidDel="00AA0001">
          <w:delText>Broader definitions capture the full range</w:delText>
        </w:r>
      </w:del>
      <w:ins w:id="262" w:author="Claude (Bellwether Copyeditor)" w:date="2026-02-20T12:00:00Z">
        <w:r w:rsidR="00AA0001">
          <w:t>Broader definitions may capture the full range</w:t>
        </w:r>
      </w:ins>
      <w:commentRangeEnd w:id="263"/>
      <w:r>
        <w:rPr>
          <w:rStyle w:val="CommentReference"/>
        </w:rPr>
        <w:commentReference w:id="263"/>
      </w:r>
      <w:r>
        <w:lastRenderedPageBreak/>
        <w:t xml:space="preserve"> of returns but are harder to quantify and tie directly to funding.</w:t>
      </w:r>
    </w:p>
    <w:p w14:paraId="4F3E2020" w14:textId="77777777" w:rsidR="00621651" w:rsidRDefault="00621651"/>
    <w:p w14:paraId="1D6349F6" w14:textId="77777777" w:rsidR="00621651" w:rsidRDefault="00000000">
      <w:r>
        <w:t>Moreover, there may be trade-offs when different priorities are in competition. For example, a funding formula that heavily rewards high-earning fields like engineering may inadvertently discourage institutions from investing in student success programs or promoting critical, but lower-earning fields (e.g., teaching).</w:t>
      </w:r>
    </w:p>
    <w:p w14:paraId="05193026" w14:textId="77777777" w:rsidR="00621651" w:rsidRDefault="00621651"/>
    <w:p w14:paraId="3258C3C0" w14:textId="77777777" w:rsidR="00621651" w:rsidRDefault="00000000">
      <w:r>
        <w:t>Outcomes-based funding policies require policymakers to balance competing priorities and determine what is most relevant, high-priority, and applicable in their state context. Designing outcomes-based systems that reflect the full public value of higher education thus requires a nuanced conversation about what "outcomes" and "return on investment" mean to different stakeholders.</w:t>
      </w:r>
    </w:p>
    <w:p w14:paraId="125A5B18" w14:textId="77777777" w:rsidR="00621651" w:rsidRDefault="00000000">
      <w:pPr>
        <w:pStyle w:val="Heading1"/>
      </w:pPr>
      <w:bookmarkStart w:id="10" w:name="_vhvc6ksq2ln" w:colFirst="0" w:colLast="0"/>
      <w:bookmarkEnd w:id="10"/>
      <w:r>
        <w:t>Design Considerations for Outcomes-Based Models</w:t>
      </w:r>
    </w:p>
    <w:p w14:paraId="2F655FFE" w14: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w:t>
      </w:r>
      <w:commentRangeStart w:id="266"/>
      <w:del w:id="264" w:author="Claude (Bellwether Copyeditor)" w:date="2026-02-20T12:00:00Z">
        <w:r w:rsidDel="00AA0001">
          <w:delText>Each aspect also includes an example</w:delText>
        </w:r>
      </w:del>
      <w:ins w:id="265" w:author="Claude (Bellwether Copyeditor)" w:date="2026-02-20T12:00:00Z">
        <w:r w:rsidR="00AA0001">
          <w:t>Each section also includes an example</w:t>
        </w:r>
      </w:ins>
      <w:commentRangeEnd w:id="266"/>
      <w:r>
        <w:rPr>
          <w:rStyle w:val="CommentReference"/>
        </w:rPr>
        <w:commentReference w:id="266"/>
      </w:r>
      <w:r>
        <w:t xml:space="preserve"> of an existing outcomes-based formula that was crafted creatively or thoughtfully to meet that state’s priorities. These are not necessarily exemplars, </w:t>
      </w:r>
      <w:commentRangeStart w:id="269"/>
      <w:del w:id="267" w:author="Claude (Bellwether Copyeditor)" w:date="2026-02-20T12:00:00Z">
        <w:r w:rsidDel="00AA0001">
          <w:delText>but can help to highlight unconventional</w:delText>
        </w:r>
      </w:del>
      <w:ins w:id="268" w:author="Claude (Bellwether Copyeditor)" w:date="2026-02-20T12:00:00Z">
        <w:r w:rsidR="00AA0001">
          <w:t>but can help highlight unconventional</w:t>
        </w:r>
      </w:ins>
      <w:commentRangeEnd w:id="269"/>
      <w:r>
        <w:rPr>
          <w:rStyle w:val="CommentReference"/>
        </w:rPr>
        <w:commentReference w:id="269"/>
      </w:r>
      <w:r>
        <w:t xml:space="preserve"> or newer approaches for consideration. </w:t>
      </w:r>
      <w:commentRangeStart w:id="272"/>
      <w:del w:id="270" w:author="Claude (Bellwether Copyeditor)" w:date="2026-02-20T12:00:00Z">
        <w:r w:rsidDel="00AA0001">
          <w:delText>At the end of this section is also a list</w:delText>
        </w:r>
      </w:del>
      <w:ins w:id="271" w:author="Claude (Bellwether Copyeditor)" w:date="2026-02-20T12:00:00Z">
        <w:r w:rsidR="00AA0001">
          <w:t>At the end of this section is a list</w:t>
        </w:r>
      </w:ins>
      <w:commentRangeEnd w:id="272"/>
      <w:r>
        <w:rPr>
          <w:rStyle w:val="CommentReference"/>
        </w:rPr>
        <w:commentReference w:id="272"/>
      </w:r>
      <w:r>
        <w:t xml:space="preserve"> of questions to guide interested stakeholders in thinking holistically about outcomes-based model design.</w:t>
      </w:r>
    </w:p>
    <w:p w14:paraId="5F20568F" w14:textId="77777777" w:rsidR="00621651" w:rsidRDefault="00000000">
      <w:pPr>
        <w:pStyle w:val="Heading2"/>
      </w:pPr>
      <w:bookmarkStart w:id="11" w:name="_jminjuu2dhgw" w:colFirst="0" w:colLast="0"/>
      <w:bookmarkEnd w:id="11"/>
      <w:r>
        <w:t>Outcomes can span traditional metrics, state-specific priorities, and creative measures that reflect a fuller picture of higher education’s value.</w:t>
      </w:r>
    </w:p>
    <w:p w14:paraId="76A58A22" w14:textId="77777777" w:rsidR="00621651" w:rsidRDefault="00000000">
      <w:r>
        <w:t xml:space="preserve">The first and most critical step in designing an outcomes-based funding model </w:t>
      </w:r>
      <w:commentRangeStart w:id="275"/>
      <w:del w:id="273" w:author="Claude (Bellwether Copyeditor)" w:date="2026-02-20T12:00:00Z">
        <w:r w:rsidDel="00AA0001">
          <w:delText>is aligning stakeholders</w:delText>
        </w:r>
      </w:del>
      <w:ins w:id="274" w:author="Claude (Bellwether Copyeditor)" w:date="2026-02-20T12:00:00Z">
        <w:r w:rsidR="00AA0001">
          <w:t>is to align stakeholders</w:t>
        </w:r>
      </w:ins>
      <w:commentRangeEnd w:id="275"/>
      <w:r>
        <w:rPr>
          <w:rStyle w:val="CommentReference"/>
        </w:rPr>
        <w:commentReference w:id="275"/>
      </w:r>
      <w:r>
        <w:t xml:space="preserve">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w:t>
      </w:r>
      <w:commentRangeStart w:id="281"/>
      <w:del w:id="279" w:author="Claude (Bellwether Copyeditor)" w:date="2026-02-20T12:00:00Z">
        <w:r w:rsidDel="00AA0001">
          <w:delText>may blunt</w:delText>
        </w:r>
      </w:del>
      <w:ins w:id="280" w:author="Claude (Bellwether Copyeditor)" w:date="2026-02-20T12:00:00Z">
        <w:r w:rsidR="00AA0001">
          <w:t>could blunt</w:t>
        </w:r>
      </w:ins>
      <w:commentRangeEnd w:id="281"/>
      <w:r>
        <w:rPr>
          <w:rStyle w:val="CommentReference"/>
        </w:rPr>
        <w:commentReference w:id="281"/>
      </w:r>
      <w:r>
        <w:t xml:space="preserve"> any incentive to </w:t>
      </w:r>
      <w:commentRangeStart w:id="278"/>
      <w:del w:id="276" w:author="Claude (Bellwether Copyeditor)" w:date="2026-02-20T12:00:00Z">
        <w:r w:rsidDel="00AA0001">
          <w:delText>move the needle on any one outcome</w:delText>
        </w:r>
      </w:del>
      <w:ins w:id="277" w:author="Claude (Bellwether Copyeditor)" w:date="2026-02-20T12:00:00Z">
        <w:r w:rsidR="00AA0001">
          <w:t>drive improvement on any single outcome</w:t>
        </w:r>
      </w:ins>
      <w:commentRangeEnd w:id="278"/>
      <w:r>
        <w:rPr>
          <w:rStyle w:val="CommentReference"/>
        </w:rPr>
        <w:commentReference w:id="278"/>
      </w:r>
      <w:r>
        <w:t xml:space="preserve"> as institutions spread their efforts thin trying to satisfy competing demands.</w:t>
      </w:r>
    </w:p>
    <w:p w14:paraId="47B1208E" w14: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35051A9" w14:textId="77777777">
        <w:tc>
          <w:tcPr>
            <w:tcW w:w="10070" w:type="dxa"/>
            <w:shd w:val="clear" w:color="auto" w:fill="CCE4E7"/>
          </w:tcPr>
          <w:p w14:paraId="713AB822" w14:textId="77777777" w:rsidR="00621651" w:rsidRDefault="00000000">
            <w:pPr>
              <w:rPr>
                <w:b/>
                <w:bCs/>
              </w:rPr>
            </w:pPr>
            <w:r>
              <w:rPr>
                <w:b/>
                <w:bCs/>
              </w:rPr>
              <w:t>Example: Texas's revamped two-year formula links funding directly to state policy goals by prioritizing high-value credentials.</w:t>
            </w:r>
          </w:p>
          <w:p w14:paraId="74B6D44E" w14:textId="77777777" w:rsidR="00621651" w:rsidRDefault="00621651"/>
          <w:p w14:paraId="24FB9A04" w14:textId="77777777" w:rsidR="00621651" w:rsidRDefault="00000000">
            <w:r>
              <w:t xml:space="preserve">In their 2023 redesign of the community college funding formula, a major priority for Texas policymakers was increasing attainment as a driver of economic prosperity for both employers and individuals. The state's current </w:t>
            </w:r>
            <w:r>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1B59A1CE" w14:textId="77777777" w:rsidR="00621651" w:rsidRDefault="00621651"/>
    <w:p w14:paraId="58A11468" w14:textId="77777777" w:rsidR="00621651" w:rsidRDefault="00000000">
      <w:r>
        <w:t xml:space="preserve">While traditional </w:t>
      </w:r>
      <w:commentRangeStart w:id="284"/>
      <w:del w:id="282" w:author="Claude (Bellwether Copyeditor)" w:date="2026-02-20T12:00:00Z">
        <w:r w:rsidDel="00AA0001">
          <w:delText>metrics like completion rates and time to degree</w:delText>
        </w:r>
      </w:del>
      <w:ins w:id="283" w:author="Claude (Bellwether Copyeditor)" w:date="2026-02-20T12:00:00Z">
        <w:r w:rsidR="00AA0001">
          <w:t>metrics, such as completion rates, and time to degree</w:t>
        </w:r>
      </w:ins>
      <w:commentRangeEnd w:id="284"/>
      <w:r>
        <w:rPr>
          <w:rStyle w:val="CommentReference"/>
        </w:rPr>
        <w:commentReference w:id="284"/>
      </w:r>
      <w:commentRangeStart w:id="285"/>
      <w:r>
        <w:t xml:space="preserv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commentRangeEnd w:id="285"/>
      <w:r>
        <w:rPr>
          <w:rStyle w:val="CommentReference"/>
        </w:rPr>
        <w:commentReference w:id="285"/>
      </w:r>
    </w:p>
    <w:p w14:paraId="3698B8F1" w14: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53FA7B5" w14:textId="77777777">
        <w:tc>
          <w:tcPr>
            <w:tcW w:w="10070" w:type="dxa"/>
            <w:shd w:val="clear" w:color="auto" w:fill="CCE4E7"/>
          </w:tcPr>
          <w:p w14:paraId="1BFBC341" w14:textId="77777777" w:rsidR="00621651" w:rsidRDefault="00000000">
            <w:pPr>
              <w:rPr>
                <w:b/>
                <w:bCs/>
              </w:rPr>
            </w:pPr>
            <w:commentRangeStart w:id="286"/>
            <w:r>
              <w:rPr>
                <w:b/>
                <w:bCs/>
              </w:rPr>
              <w:t>Example: Indiana’s revised funding model for both two- and four-year institutions recognizes disparate declines in outcomes for low-income and adult students.</w:t>
            </w:r>
            <w:commentRangeEnd w:id="286"/>
            <w:r>
              <w:rPr>
                <w:rStyle w:val="CommentReference"/>
              </w:rPr>
              <w:commentReference w:id="286"/>
            </w:r>
          </w:p>
          <w:p w14:paraId="247E55F4" w14:textId="77777777" w:rsidR="00621651" w:rsidRDefault="00621651"/>
          <w:p w14:paraId="1DB4341B" w14:textId="77777777" w:rsidR="00621651" w:rsidRDefault="00000000">
            <w:r>
              <w:t>Data from Indiana shows that low-income and adult (25+) students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16119190" w14:textId="77777777" w:rsidR="00621651" w:rsidRDefault="00621651"/>
    <w:p w14:paraId="3B0A0DBD" w14: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w:t>
      </w:r>
      <w:commentRangeStart w:id="289"/>
      <w:del w:id="287" w:author="Claude (Bellwether Copyeditor)" w:date="2026-02-20T12:00:00Z">
        <w:r w:rsidDel="00AA0001">
          <w:delText>the specific inputs and processes that must be included to achieve those results</w:delText>
        </w:r>
      </w:del>
      <w:ins w:id="288" w:author="Claude (Bellwether Copyeditor)" w:date="2026-02-20T12:00:00Z">
        <w:r w:rsidR="00AA0001">
          <w:t>the specific inputs and processes that must be included to achieve the desired results</w:t>
        </w:r>
      </w:ins>
      <w:commentRangeEnd w:id="289"/>
      <w:r>
        <w:rPr>
          <w:rStyle w:val="CommentReference"/>
        </w:rPr>
        <w:commentReference w:id="289"/>
      </w:r>
      <w:r>
        <w:lastRenderedPageBreak/>
        <w:t xml:space="preserve">. Institutions facing </w:t>
      </w:r>
      <w:commentRangeStart w:id="292"/>
      <w:del w:id="290" w:author="Claude (Bellwether Copyeditor)" w:date="2026-02-20T12:00:00Z">
        <w:r w:rsidDel="00AA0001">
          <w:delText>enrollment declines or changing demographics</w:delText>
        </w:r>
      </w:del>
      <w:ins w:id="291" w:author="Claude (Bellwether Copyeditor)" w:date="2026-02-20T12:00:00Z">
        <w:r w:rsidR="00AA0001">
          <w:t>declining enrollment or changing demographics</w:t>
        </w:r>
      </w:ins>
      <w:commentRangeEnd w:id="292"/>
      <w:r>
        <w:rPr>
          <w:rStyle w:val="CommentReference"/>
        </w:rPr>
        <w:commentReference w:id="292"/>
      </w:r>
      <w:r>
        <w:lastRenderedPageBreak/>
        <w:t xml:space="preserve"> that affect other portions of their funding thus can still earn state funding for delivering high-quality programs.</w:t>
      </w:r>
    </w:p>
    <w:p w14:paraId="0BBDEFFE" w14: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DA8F3DC" w14:textId="77777777">
        <w:tc>
          <w:tcPr>
            <w:tcW w:w="10070" w:type="dxa"/>
            <w:shd w:val="clear" w:color="auto" w:fill="CCE4E7"/>
          </w:tcPr>
          <w:p w14:paraId="10AC9F12" w14:textId="77777777" w:rsidR="00621651" w:rsidRDefault="00000000">
            <w:pPr>
              <w:rPr>
                <w:b/>
                <w:bCs/>
              </w:rPr>
            </w:pPr>
            <w:r>
              <w:rPr>
                <w:b/>
                <w:bCs/>
              </w:rPr>
              <w:t>Example: Tennessee's two- and four-year funding formulas reward institutions for high-quality programming in addition to student outcomes.</w:t>
            </w:r>
          </w:p>
          <w:p w14:paraId="495F2711" w14:textId="77777777" w:rsidR="00621651" w:rsidRDefault="00621651"/>
          <w:p w14:paraId="626A937C" w14:textId="77777777" w:rsidR="00621651" w:rsidRDefault="00000000">
            <w:commentRangeStart w:id="295"/>
            <w:del w:id="293" w:author="Claude (Bellwether Copyeditor)" w:date="2026-02-20T12:00:00Z">
              <w:r w:rsidDel="00AA0001">
                <w:delText>Tennessee offers an example of how states can</w:delText>
              </w:r>
            </w:del>
            <w:ins w:id="294" w:author="Claude (Bellwether Copyeditor)" w:date="2026-02-20T12:00:00Z">
              <w:r w:rsidR="00AA0001">
                <w:t>Tennessee illustrates how states can</w:t>
              </w:r>
            </w:ins>
            <w:commentRangeEnd w:id="295"/>
            <w:r>
              <w:rPr>
                <w:rStyle w:val="CommentReference"/>
              </w:rPr>
              <w:commentReference w:id="295"/>
            </w:r>
            <w:r>
              <w:t xml:space="preserve">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w:t>
            </w:r>
            <w:commentRangeStart w:id="298"/>
            <w:del w:id="296" w:author="Claude (Bellwether Copyeditor)" w:date="2026-02-20T12:00:00Z">
              <w:r w:rsidDel="00AA0001">
                <w:delText>accreditors as measured by external evaluations</w:delText>
              </w:r>
            </w:del>
            <w:ins w:id="297" w:author="Claude (Bellwether Copyeditor)" w:date="2026-02-20T12:00:00Z">
              <w:r w:rsidR="00AA0001">
                <w:t>accreditors, as measured by external evaluations</w:t>
              </w:r>
            </w:ins>
            <w:commentRangeEnd w:id="298"/>
            <w:r>
              <w:rPr>
                <w:rStyle w:val="CommentReference"/>
              </w:rPr>
              <w:commentReference w:id="298"/>
            </w:r>
            <w:r>
              <w:t xml:space="preserve">.</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45A00368" w14:textId="77777777" w:rsidR="00621651" w:rsidRDefault="00621651"/>
    <w:p w14:paraId="26AF875F" w14: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r>
      <w:r>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6E91224" w14:textId="77777777" w:rsidR="00621651" w:rsidRDefault="00621651"/>
    <w:p w14:paraId="2669C59F" w14: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42CF36BC" w14: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5FE0AAE" w14:textId="77777777">
        <w:tc>
          <w:tcPr>
            <w:tcW w:w="10070" w:type="dxa"/>
            <w:shd w:val="clear" w:color="auto" w:fill="CCE4E7"/>
          </w:tcPr>
          <w:p w14:paraId="22739933" w14:textId="77777777" w:rsidR="00621651" w:rsidRDefault="00000000">
            <w:pPr>
              <w:rPr>
                <w:b/>
                <w:bCs/>
              </w:rPr>
            </w:pPr>
            <w:r>
              <w:rPr>
                <w:b/>
                <w:bCs/>
              </w:rPr>
              <w:t>Example: Michigan’s two-year funding formula offers an example of a creative metric measuring how institutions contribute to their local communities.</w:t>
            </w:r>
          </w:p>
          <w:p w14:paraId="47C8F745" w14:textId="77777777" w:rsidR="00621651" w:rsidRDefault="00621651"/>
          <w:p w14:paraId="03C2DF52" w14: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r>
            <w:r>
              <w:lastRenderedPageBreak/>
              <w:t xml:space="preserve">the metric requires institutions to certify compliance with four out of five "best practices" within three categories: economic development and </w:t>
            </w:r>
            <w:r>
              <w:t>business/industry</w:t>
            </w:r>
            <w:r>
              <w:t xml:space="preserve">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5DEC9066" w14:textId="77777777" w:rsidR="00621651" w:rsidRDefault="00621651"/>
    <w:p w14:paraId="576C7511" w14:textId="77777777" w:rsidR="00621651" w:rsidRDefault="00000000">
      <w:r>
        <w:t xml:space="preserve">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w:t>
      </w:r>
      <w:commentRangeStart w:id="301"/>
      <w:del w:id="299" w:author="Claude (Bellwether Copyeditor)" w:date="2026-02-20T12:00:00Z">
        <w:r w:rsidDel="00AA0001">
          <w:delText>they don't capture</w:delText>
        </w:r>
      </w:del>
      <w:ins w:id="300" w:author="Claude (Bellwether Copyeditor)" w:date="2026-02-20T12:00:00Z">
        <w:r w:rsidR="00AA0001">
          <w:t>they do not capture</w:t>
        </w:r>
      </w:ins>
      <w:commentRangeEnd w:id="301"/>
      <w:r>
        <w:rPr>
          <w:rStyle w:val="CommentReference"/>
        </w:rPr>
        <w:commentReference w:id="301"/>
      </w:r>
      <w:r>
        <w:t xml:space="preserv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w:t>
      </w:r>
      <w:commentRangeStart w:id="304"/>
      <w:del w:id="302" w:author="Claude (Bellwether Copyeditor)" w:date="2026-02-20T12:00:00Z">
        <w:r w:rsidDel="00AA0001">
          <w:delText>there isn't one right way</w:delText>
        </w:r>
      </w:del>
      <w:ins w:id="303" w:author="Claude (Bellwether Copyeditor)" w:date="2026-02-20T12:00:00Z">
        <w:r w:rsidR="00AA0001">
          <w:t>there is not one right way</w:t>
        </w:r>
      </w:ins>
      <w:commentRangeEnd w:id="304"/>
      <w:r>
        <w:rPr>
          <w:rStyle w:val="CommentReference"/>
        </w:rPr>
        <w:commentReference w:id="304"/>
      </w:r>
      <w:r>
        <w:t xml:space="preserve"> to design an outcomes-based model, and that thoughtful experimentation with new approaches may better align funding with the multifaceted goals of higher education.</w:t>
      </w:r>
    </w:p>
    <w:p w14:paraId="76D3E91C" w14:textId="77777777" w:rsidR="00621651" w:rsidRDefault="00000000">
      <w:pPr>
        <w:pStyle w:val="Heading2"/>
      </w:pPr>
      <w:bookmarkStart w:id="12" w:name="_qn8y1kl7svwr" w:colFirst="0" w:colLast="0"/>
      <w:bookmarkEnd w:id="12"/>
      <w:r>
        <w:t>Different ways of calculating and distributing funding can also shape institutional behavior.</w:t>
      </w:r>
    </w:p>
    <w:p w14:paraId="3AA2D281" w14:textId="77777777" w:rsidR="00621651" w:rsidRDefault="00000000">
      <w:r>
        <w:t xml:space="preserve">The metrics themselves are only part of the story: How those metrics are used can significantly alter both funding levels and institutional behavior. </w:t>
      </w:r>
      <w:commentRangeStart w:id="307"/>
      <w:del w:id="305" w:author="Claude (Bellwether Copyeditor)" w:date="2026-02-20T12:00:00Z">
        <w:r w:rsidDel="00AA0001">
          <w:delText>Different methods of calculation</w:delText>
        </w:r>
      </w:del>
      <w:ins w:id="306" w:author="Claude (Bellwether Copyeditor)" w:date="2026-02-20T12:00:00Z">
        <w:r w:rsidR="00AA0001">
          <w:t>Different calculation methods</w:t>
        </w:r>
      </w:ins>
      <w:commentRangeEnd w:id="307"/>
      <w:r>
        <w:rPr>
          <w:rStyle w:val="CommentReference"/>
        </w:rPr>
        <w:commentReference w:id="307"/>
      </w:r>
      <w:r>
        <w:t xml:space="preserve">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w:t>
      </w:r>
      <w:commentRangeStart w:id="310"/>
      <w:del w:id="308" w:author="Claude (Bellwether Copyeditor)" w:date="2026-02-20T12:00:00Z">
        <w:r w:rsidDel="00AA0001">
          <w:delText>might have a premium compared to other students</w:delText>
        </w:r>
      </w:del>
      <w:ins w:id="309" w:author="Claude (Bellwether Copyeditor)" w:date="2026-02-20T12:00:00Z">
        <w:r w:rsidR="00AA0001">
          <w:t>could carry a premium compared to those of other students</w:t>
        </w:r>
      </w:ins>
      <w:commentRangeEnd w:id="310"/>
      <w:r>
        <w:rPr>
          <w:rStyle w:val="CommentReference"/>
        </w:rPr>
        <w:commentReference w:id="310"/>
      </w:r>
      <w:r>
        <w:t xml:space="preserve">. Early research has found that premiums for science, technology, engineering, and math (STEM) fields have led to </w:t>
      </w:r>
      <w:commentRangeStart w:id="313"/>
      <w:del w:id="311" w:author="Claude (Bellwether Copyeditor)" w:date="2026-02-20T12:00:00Z">
        <w:r w:rsidDel="00AA0001">
          <w:delText>increases in credentials in those fields</w:delText>
        </w:r>
      </w:del>
      <w:ins w:id="312" w:author="Claude (Bellwether Copyeditor)" w:date="2026-02-20T12:00:00Z">
        <w:r w:rsidR="00AA0001">
          <w:t>increased credentials in those fields</w:t>
        </w:r>
      </w:ins>
      <w:commentRangeEnd w:id="313"/>
      <w:r>
        <w:rPr>
          <w:rStyle w:val="CommentReference"/>
        </w:rPr>
        <w:commentReference w:id="313"/>
      </w:r>
      <w:r>
        <w:t xml:space="preserve">.</w:t>
      </w:r>
      <w:r>
        <w:rPr>
          <w:vertAlign w:val="superscript"/>
        </w:rPr>
        <w:footnoteReference w:id="49"/>
      </w:r>
    </w:p>
    <w:p w14:paraId="137277F5" w14:textId="77777777" w:rsidR="00621651" w:rsidRDefault="00621651"/>
    <w:p w14:paraId="2970A45C" w14: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615E134B" w14: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ACA7026" w14:textId="77777777">
        <w:tc>
          <w:tcPr>
            <w:tcW w:w="10070" w:type="dxa"/>
            <w:shd w:val="clear" w:color="auto" w:fill="CCE4E7"/>
          </w:tcPr>
          <w:p w14:paraId="71171516" w14: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1D90DBF7" w14:textId="77777777" w:rsidR="00621651" w:rsidRDefault="00621651"/>
          <w:p w14:paraId="595346A8" w14: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33D48D4" w14:textId="77777777" w:rsidR="00621651" w:rsidRDefault="00621651"/>
    <w:p w14:paraId="111FE3EE" w14:textId="77777777" w:rsidR="00621651" w:rsidRDefault="00000000">
      <w:r>
        <w:t xml:space="preserve">Distribution methods — or, how funding is allocated after metrics are calculated — also matter. In some states, </w:t>
      </w:r>
      <w:commentRangeStart w:id="316"/>
      <w:del w:id="314" w:author="Claude (Bellwether Copyeditor)" w:date="2026-02-20T12:00:00Z">
        <w:r w:rsidDel="00AA0001">
          <w:delText>funding is distributed</w:delText>
        </w:r>
      </w:del>
      <w:ins w:id="315" w:author="Claude (Bellwether Copyeditor)" w:date="2026-02-20T12:00:00Z">
        <w:r w:rsidR="00AA0001">
          <w:t>funds are distributed</w:t>
        </w:r>
      </w:ins>
      <w:commentRangeEnd w:id="316"/>
      <w:r>
        <w:rPr>
          <w:rStyle w:val="CommentReference"/>
        </w:rPr>
        <w:commentReference w:id="316"/>
      </w:r>
      <w:r>
        <w:t xml:space="preserve"> based on an institution's individual performance relative to other institutions in the state. This approach incentivizes cross-institution competition, </w:t>
      </w:r>
      <w:commentRangeStart w:id="319"/>
      <w:del w:id="317" w:author="Claude (Bellwether Copyeditor)" w:date="2026-02-20T12:00:00Z">
        <w:r w:rsidDel="00AA0001">
          <w:delText>which may drive higher outcomes but could also discourage</w:delText>
        </w:r>
      </w:del>
      <w:ins w:id="318" w:author="Claude (Bellwether Copyeditor)" w:date="2026-02-20T12:00:00Z">
        <w:r w:rsidR="00AA0001">
          <w:t>which can drive higher outcomes but also discourage</w:t>
        </w:r>
      </w:ins>
      <w:commentRangeEnd w:id="319"/>
      <w:r>
        <w:rPr>
          <w:rStyle w:val="CommentReference"/>
        </w:rPr>
        <w:commentReference w:id="319"/>
      </w:r>
      <w:r>
        <w:t xml:space="preserve"> statewide collaboration. Other states opt to compare IHEs’ current metrics against their past performance, to account for </w:t>
      </w:r>
      <w:commentRangeStart w:id="322"/>
      <w:del w:id="320" w:author="Claude (Bellwether Copyeditor)" w:date="2026-02-20T12:00:00Z">
        <w:r w:rsidDel="00AA0001">
          <w:delText>variety in institutional context</w:delText>
        </w:r>
      </w:del>
      <w:ins w:id="321" w:author="Claude (Bellwether Copyeditor)" w:date="2026-02-20T12:00:00Z">
        <w:r w:rsidR="00AA0001">
          <w:t>variations in institutional contexts</w:t>
        </w:r>
      </w:ins>
      <w:commentRangeEnd w:id="322"/>
      <w:r>
        <w:rPr>
          <w:rStyle w:val="CommentReference"/>
        </w:rPr>
        <w:commentReference w:id="322"/>
      </w:r>
      <w:r>
        <w:t xml:space="preserve">. If institutions are competing against themselves, leaders may feel as though it is more realistic to drive increases in student outcomes, rather than </w:t>
      </w:r>
      <w:commentRangeStart w:id="325"/>
      <w:del w:id="323" w:author="Claude (Bellwether Copyeditor)" w:date="2026-02-20T12:00:00Z">
        <w:r w:rsidDel="00AA0001">
          <w:delText>competing with an IHE who might have</w:delText>
        </w:r>
      </w:del>
      <w:ins w:id="324" w:author="Claude (Bellwether Copyeditor)" w:date="2026-02-20T12:00:00Z">
        <w:r w:rsidR="00AA0001">
          <w:t>competing with an IHE that might have</w:t>
        </w:r>
      </w:ins>
      <w:commentRangeEnd w:id="325"/>
      <w:r>
        <w:rPr>
          <w:rStyle w:val="CommentReference"/>
        </w:rPr>
        <w:commentReference w:id="325"/>
      </w:r>
      <w:r>
        <w:t xml:space="preserve"> different population demographics or local revenue bases.</w:t>
      </w:r>
    </w:p>
    <w:p w14:paraId="0F77DF21" w14: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E8B0" w14:textId="77777777">
        <w:tc>
          <w:tcPr>
            <w:tcW w:w="10070" w:type="dxa"/>
            <w:shd w:val="clear" w:color="auto" w:fill="CCE4E7"/>
          </w:tcPr>
          <w:p w14:paraId="04B7BB46" w14:textId="77777777" w:rsidR="00621651" w:rsidRDefault="00000000">
            <w:pPr>
              <w:rPr>
                <w:b/>
                <w:bCs/>
              </w:rPr>
            </w:pPr>
            <w:r>
              <w:rPr>
                <w:b/>
                <w:bCs/>
              </w:rPr>
              <w:t>Example: The four-year formulas in Kentucky and Colorado offer a juxtaposition of two different approaches to distributing funding.</w:t>
            </w:r>
          </w:p>
          <w:p w14:paraId="17982E72" w14:textId="77777777" w:rsidR="00621651" w:rsidRDefault="00621651"/>
          <w:p w14:paraId="443A7FDD" w14: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w:t>
            </w:r>
            <w:commentRangeStart w:id="328"/>
            <w:del w:id="326" w:author="Claude (Bellwether Copyeditor)" w:date="2026-02-20T12:00:00Z">
              <w:r w:rsidDel="00AA0001">
                <w:delText>each other</w:delText>
              </w:r>
            </w:del>
            <w:ins w:id="327" w:author="Claude (Bellwether Copyeditor)" w:date="2026-02-20T12:00:00Z">
              <w:r w:rsidR="00AA0001">
                <w:t>one another</w:t>
              </w:r>
            </w:ins>
            <w:commentRangeEnd w:id="328"/>
            <w:r>
              <w:rPr>
                <w:rStyle w:val="CommentReference"/>
              </w:rPr>
              <w:commentReference w:id="328"/>
            </w:r>
            <w:r>
              <w:t xml:space="preserve"> rather than working toward shared statewide goals.</w:t>
            </w:r>
          </w:p>
          <w:p w14:paraId="134820D2" w14:textId="77777777" w:rsidR="00621651" w:rsidRDefault="00621651"/>
          <w:p w14:paraId="511FE278" w14: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61CE92A2" w14:textId="77777777" w:rsidR="00621651" w:rsidRDefault="00000000">
      <w:pPr>
        <w:pStyle w:val="Heading2"/>
      </w:pPr>
      <w:bookmarkStart w:id="13" w:name="_k8ywciobpbm8" w:colFirst="0" w:colLast="0"/>
      <w:bookmarkEnd w:id="13"/>
      <w:r>
        <w:lastRenderedPageBreak/>
        <w:t>Considering practical implementation strategies is crucial for mitigating risks and facilitating success.</w:t>
      </w:r>
    </w:p>
    <w:p w14:paraId="4CDC43DE" w14:textId="77777777" w:rsidR="0062165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w:t>
      </w:r>
      <w:commentRangeStart w:id="331"/>
      <w:del w:id="329" w:author="Claude (Bellwether Copyeditor)" w:date="2026-02-20T12:00:00Z">
        <w:r w:rsidDel="00AA0001">
          <w:delText>could only exacerbate the issues rather than improving</w:delText>
        </w:r>
      </w:del>
      <w:ins w:id="330" w:author="Claude (Bellwether Copyeditor)" w:date="2026-02-20T12:00:00Z">
        <w:r w:rsidR="00AA0001">
          <w:t>could only exacerbate the issues rather than improve</w:t>
        </w:r>
      </w:ins>
      <w:commentRangeEnd w:id="331"/>
      <w:r>
        <w:rPr>
          <w:rStyle w:val="CommentReference"/>
        </w:rPr>
        <w:commentReference w:id="331"/>
      </w:r>
      <w:r>
        <w:t xml:space="preserve"> students’ experiences and outcomes. </w:t>
      </w:r>
    </w:p>
    <w:p w14:paraId="39246E85" w14:textId="77777777" w:rsidR="00621651" w:rsidRDefault="00621651"/>
    <w:p w14:paraId="45B0BA1C" w14:textId="77777777" w:rsidR="00621651" w:rsidRDefault="00000000">
      <w:r>
        <w:t xml:space="preserve">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w:t>
      </w:r>
      <w:commentRangeStart w:id="334"/>
      <w:del w:id="332" w:author="Claude (Bellwether Copyeditor)" w:date="2026-02-20T12:00:00Z">
        <w:r w:rsidDel="00AA0001">
          <w:delText>give IHEs time to align budgets</w:delText>
        </w:r>
      </w:del>
      <w:ins w:id="333" w:author="Claude (Bellwether Copyeditor)" w:date="2026-02-20T12:00:00Z">
        <w:r w:rsidR="00AA0001">
          <w:t>give IHEs time to align their budgets</w:t>
        </w:r>
      </w:ins>
      <w:commentRangeEnd w:id="334"/>
      <w:r>
        <w:rPr>
          <w:rStyle w:val="CommentReference"/>
        </w:rPr>
        <w:commentReference w:id="334"/>
      </w:r>
      <w:r>
        <w:t xml:space="preserve"> and programs with new requirements. Finally, states should plan continuous improvement cycles to evaluate and refine their formulas over time. Only by </w:t>
      </w:r>
      <w:commentRangeStart w:id="337"/>
      <w:del w:id="335" w:author="Claude (Bellwether Copyeditor)" w:date="2026-02-20T12:00:00Z">
        <w:r w:rsidDel="00AA0001">
          <w:delText>tracking data and analyzing change over time</w:delText>
        </w:r>
      </w:del>
      <w:ins w:id="336" w:author="Claude (Bellwether Copyeditor)" w:date="2026-02-20T12:00:00Z">
        <w:r w:rsidR="00AA0001">
          <w:t>tracking data and analyzing changes over time</w:t>
        </w:r>
      </w:ins>
      <w:commentRangeEnd w:id="337"/>
      <w:r>
        <w:rPr>
          <w:rStyle w:val="CommentReference"/>
        </w:rPr>
        <w:commentReference w:id="337"/>
      </w:r>
      <w:r>
        <w:t xml:space="preserve"> </w:t>
      </w:r>
      <w:commentRangeStart w:id="340"/>
      <w:del w:id="338" w:author="Claude (Bellwether Copyeditor)" w:date="2026-02-20T12:00:00Z">
        <w:r w:rsidDel="00AA0001">
          <w:delText>will stakeholders learn whether</w:delText>
        </w:r>
      </w:del>
      <w:ins w:id="339" w:author="Claude (Bellwether Copyeditor)" w:date="2026-02-20T12:00:00Z">
        <w:r w:rsidR="00AA0001">
          <w:t>will stakeholders be able to learn whether</w:t>
        </w:r>
      </w:ins>
      <w:commentRangeEnd w:id="340"/>
      <w:r>
        <w:rPr>
          <w:rStyle w:val="CommentReference"/>
        </w:rPr>
        <w:commentReference w:id="340"/>
      </w:r>
      <w:r>
        <w:t xml:space="preserve"> an outcomes-based funding model has achieved its goals.</w:t>
      </w:r>
      <w:r>
        <w:rPr>
          <w:vertAlign w:val="superscript"/>
        </w:rPr>
        <w:footnoteReference w:id="55"/>
      </w:r>
    </w:p>
    <w:p w14:paraId="27E09D30" w14: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4316" w14:textId="77777777">
        <w:tc>
          <w:tcPr>
            <w:tcW w:w="10070" w:type="dxa"/>
            <w:shd w:val="clear" w:color="auto" w:fill="CCE4E7"/>
          </w:tcPr>
          <w:p w14:paraId="6EFB0C2F" w14: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w14:paraId="300F476F" w14:textId="77777777" w:rsidR="00621651" w:rsidRDefault="00621651"/>
          <w:p w14:paraId="5534376D" w14:textId="77777777" w:rsidR="00621651" w:rsidRDefault="00000000">
            <w:commentRangeStart w:id="341"/>
            <w:r>
              <w:t>In 2023, Oregon redesigned its community college formula to add two student-focused components—Student Support and Student Success—prioritizing low-income, adult, career and technical education, and underrepresented learners, with a long-run target of dedicating 10% of the Community College Support Fund (CCSF) to these areas.</w:t>
            </w:r>
            <w:commentRangeEnd w:id="341"/>
            <w:r>
              <w:rPr>
                <w:rStyle w:val="CommentReference"/>
              </w:rPr>
              <w:commentReference w:id="341"/>
            </w:r>
            <w:r>
              <w:rPr>
                <w:vertAlign w:val="superscript"/>
              </w:rPr>
              <w:footnoteReference w:id="56"/>
            </w:r>
            <w:r>
              <w:t xml:space="preserve"> To protect stability, the state is phasing in the </w:t>
            </w:r>
            <w:commentRangeStart w:id="344"/>
            <w:del w:id="342" w:author="Claude (Bellwether Copyeditor)" w:date="2026-02-20T12:00:00Z">
              <w:r w:rsidDel="00AA0001">
                <w:delText>outcomes components</w:delText>
              </w:r>
            </w:del>
            <w:ins w:id="343" w:author="Claude (Bellwether Copyeditor)" w:date="2026-02-20T12:00:00Z">
              <w:r w:rsidR="00AA0001">
                <w:t>outcomes-based component</w:t>
              </w:r>
            </w:ins>
            <w:commentRangeEnd w:id="344"/>
            <w:r>
              <w:rPr>
                <w:rStyle w:val="CommentReference"/>
              </w:rPr>
              <w:commentReference w:id="344"/>
            </w:r>
            <w:r>
              <w:t xml:space="preserve"> over five years, from $12.5 million in FY25 to $37 million in FY29.</w:t>
            </w:r>
            <w:r>
              <w:rPr>
                <w:vertAlign w:val="superscript"/>
              </w:rPr>
              <w:footnoteReference w:id="57"/>
            </w:r>
            <w:r>
              <w:t xml:space="preserve"> From FY30 on, the outcomes-based component will stay a </w:t>
            </w:r>
            <w:r>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w:t>
            </w:r>
            <w:commentRangeStart w:id="347"/>
            <w:del w:id="345" w:author="Claude (Bellwether Copyeditor)" w:date="2026-02-20T12:00:00Z">
              <w:r w:rsidDel="00AA0001">
                <w:delText>after which reviews will continue every five years</w:delText>
              </w:r>
            </w:del>
            <w:ins w:id="346" w:author="Claude (Bellwether Copyeditor)" w:date="2026-02-20T12:00:00Z">
              <w:r w:rsidR="00AA0001">
                <w:t>after which reviews will occur every five years</w:t>
              </w:r>
            </w:ins>
            <w:commentRangeEnd w:id="347"/>
            <w:r>
              <w:rPr>
                <w:rStyle w:val="CommentReference"/>
              </w:rPr>
              <w:commentReference w:id="347"/>
            </w:r>
            <w:r>
              <w:t xml:space="preserve">.</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8FD91D0" w14:textId="77777777" w:rsidR="00621651" w:rsidRDefault="00621651">
      <w:pPr>
        <w:pBdr>
          <w:bottom w:val="single" w:sz="4" w:space="1" w:color="000000"/>
        </w:pBdr>
      </w:pPr>
    </w:p>
    <w:p w14:paraId="42CFA4D7" w14:textId="77777777" w:rsidR="00621651" w:rsidRDefault="00621651">
      <w:pPr>
        <w:pBdr>
          <w:bottom w:val="single" w:sz="4" w:space="1" w:color="000000"/>
        </w:pBdr>
      </w:pPr>
    </w:p>
    <w:p w14:paraId="32F3A280" w14:textId="77777777" w:rsidR="00621651" w:rsidRDefault="00000000">
      <w:pPr>
        <w:pStyle w:val="Heading2"/>
      </w:pPr>
      <w:bookmarkStart w:id="14" w:name="_370dcquczn93" w:colFirst="0" w:colLast="0"/>
      <w:bookmarkEnd w:id="14"/>
      <w:r>
        <w:t>Questions to Consider</w:t>
      </w:r>
    </w:p>
    <w:p w14:paraId="47ADCC89" w14:textId="77777777" w:rsidR="00621651" w:rsidRDefault="00000000">
      <w:r>
        <w:t xml:space="preserve">As states contemplate whether to adopt or revise outcomes-based funding models, several questions </w:t>
      </w:r>
      <w:commentRangeStart w:id="350"/>
      <w:del w:id="348" w:author="Claude (Bellwether Copyeditor)" w:date="2026-02-20T12:00:00Z">
        <w:r w:rsidDel="00AA0001">
          <w:delText>can help guide discussion</w:delText>
        </w:r>
      </w:del>
      <w:ins w:id="349" w:author="Claude (Bellwether Copyeditor)" w:date="2026-02-20T12:00:00Z">
        <w:r w:rsidR="00AA0001">
          <w:t>can help guide discussions</w:t>
        </w:r>
      </w:ins>
      <w:commentRangeEnd w:id="350"/>
      <w:r>
        <w:rPr>
          <w:rStyle w:val="CommentReference"/>
        </w:rPr>
        <w:commentReference w:id="350"/>
      </w:r>
      <w:r>
        <w:t xml:space="preserve"> and decision-making:</w:t>
      </w:r>
    </w:p>
    <w:p w14:paraId="718C7AE9" w14:textId="77777777" w:rsidR="00621651" w:rsidRDefault="00621651"/>
    <w:p w14:paraId="35542000" w14: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75C744B" w14:textId="77777777" w:rsidR="00621651" w:rsidRDefault="00621651">
      <w:pPr>
        <w:rPr>
          <w:b/>
          <w:bCs/>
        </w:rPr>
      </w:pPr>
    </w:p>
    <w:p w14:paraId="30E64859" w14: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0D7255C7" w14:textId="77777777" w:rsidR="00621651" w:rsidRDefault="00621651">
      <w:pPr>
        <w:rPr>
          <w:b/>
          <w:bCs/>
        </w:rPr>
      </w:pPr>
    </w:p>
    <w:p w14:paraId="765165CB" w14:textId="77777777" w:rsidR="00621651" w:rsidRDefault="00000000">
      <w:r>
        <w:rPr>
          <w:b/>
          <w:bCs/>
        </w:rPr>
        <w:lastRenderedPageBreak/>
        <w:t xml:space="preserve">Given a state’s specific context, </w:t>
      </w:r>
      <w:commentRangeStart w:id="353"/>
      <w:del w:id="351" w:author="Claude (Bellwether Copyeditor)" w:date="2026-02-20T12:00:00Z">
        <w:r w:rsidDel="00AA0001">
          <w:rPr>
            <w:b/>
            <w:bCs/>
          </w:rPr>
          <w:delText>how much funding is appropriate for incentivizing behavior change</w:delText>
        </w:r>
      </w:del>
      <w:ins w:id="352" w:author="Claude (Bellwether Copyeditor)" w:date="2026-02-20T12:00:00Z">
        <w:r w:rsidR="00AA0001">
          <w:rPr>
            <w:b/>
            <w:bCs/>
          </w:rPr>
          <w:t>how much funding is appropriate for incentivizing behavioral change</w:t>
        </w:r>
      </w:ins>
      <w:commentRangeEnd w:id="353"/>
      <w:r>
        <w:rPr>
          <w:rStyle w:val="CommentReference"/>
        </w:rPr>
        <w:commentReference w:id="353"/>
      </w:r>
      <w:r>
        <w:rPr>
          <w:b/>
          <w:bCs/>
        </w:rPr>
        <w:lastRenderedPageBreak/>
        <w:t xml:space="preserve"> </w:t>
      </w:r>
      <w:commentRangeStart w:id="356"/>
      <w:del w:id="354" w:author="Claude (Bellwether Copyeditor)" w:date="2026-02-20T12:00:00Z">
        <w:r w:rsidDel="00AA0001">
          <w:rPr>
            <w:b/>
            <w:bCs/>
          </w:rPr>
          <w:delText>without adverse effects</w:delText>
        </w:r>
      </w:del>
      <w:ins w:id="355" w:author="Claude (Bellwether Copyeditor)" w:date="2026-02-20T12:00:00Z">
        <w:r w:rsidR="00AA0001">
          <w:rPr>
            <w:b/>
            <w:bCs/>
          </w:rPr>
          <w:t>without causing adverse effects</w:t>
        </w:r>
      </w:ins>
      <w:commentRangeEnd w:id="356"/>
      <w:r>
        <w:rPr>
          <w:rStyle w:val="CommentReference"/>
        </w:rPr>
        <w:commentReference w:id="356"/>
      </w:r>
      <w:r>
        <w:rPr>
          <w:b/>
          <w:bCs/>
        </w:rPr>
        <w:lastRenderedPageBreak/>
        <w:t xml:space="preserve">?</w:t>
      </w:r>
      <w:r>
        <w:t xml:space="preserve"> Tying too little funding to outcomes may fail to motivate change, while tying too much can create financial instability and encourage gaming the system.</w:t>
      </w:r>
    </w:p>
    <w:p w14:paraId="2BBB06EC" w14:textId="77777777" w:rsidR="00621651" w:rsidRDefault="00621651">
      <w:pPr>
        <w:rPr>
          <w:b/>
          <w:bCs/>
        </w:rPr>
      </w:pPr>
    </w:p>
    <w:p w14:paraId="41054E0C" w14: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038FF2B0" w14:textId="77777777" w:rsidR="00621651" w:rsidRDefault="00621651"/>
    <w:p w14:paraId="445DF2A0" w14: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331AFCD" w14:textId="77777777" w:rsidR="00621651" w:rsidRDefault="00621651">
      <w:pPr>
        <w:rPr>
          <w:b/>
          <w:bCs/>
        </w:rPr>
      </w:pPr>
    </w:p>
    <w:p w14:paraId="043236D9" w14: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56EE17A" w14:textId="77777777" w:rsidR="00621651" w:rsidRDefault="00621651"/>
    <w:p w14:paraId="59CCB31A" w14:textId="77777777" w:rsidR="00621651" w:rsidRDefault="00000000">
      <w:r>
        <w:t xml:space="preserve">Ultimately, designing an effective funding model that accounts for outcomes is a balancing act. States must select metrics that align with clearly articulated goals while avoiding an overwhelming number of measures that dilute focus. They must decide whether to reward absolute performance, improvement, or </w:t>
      </w:r>
      <w:commentRangeStart w:id="359"/>
      <w:del w:id="357" w:author="Claude (Bellwether Copyeditor)" w:date="2026-02-20T12:00:00Z">
        <w:r w:rsidDel="00AA0001">
          <w:delText>some combination of both</w:delText>
        </w:r>
      </w:del>
      <w:ins w:id="358" w:author="Claude (Bellwether Copyeditor)" w:date="2026-02-20T12:00:00Z">
        <w:r w:rsidR="00AA0001">
          <w:t>a combination of both</w:t>
        </w:r>
      </w:ins>
      <w:commentRangeEnd w:id="359"/>
      <w:r>
        <w:rPr>
          <w:rStyle w:val="CommentReference"/>
        </w:rPr>
        <w:commentReference w:id="359"/>
      </w:r>
      <w:r>
        <w:t xml:space="preserve">. Calculation methods and distribution approaches need to be transparent enough for IHEs to understand how their actions translate into funding yet sophisticated enough to account for </w:t>
      </w:r>
      <w:commentRangeStart w:id="362"/>
      <w:del w:id="360" w:author="Claude (Bellwether Copyeditor)" w:date="2026-02-20T12:00:00Z">
        <w:r w:rsidDel="00AA0001">
          <w:delText>differences in institutional context and student populations</w:delText>
        </w:r>
      </w:del>
      <w:ins w:id="361" w:author="Claude (Bellwether Copyeditor)" w:date="2026-02-20T12:00:00Z">
        <w:r w:rsidR="00AA0001">
          <w:t>differences in institutional contexts and student populations</w:t>
        </w:r>
      </w:ins>
      <w:commentRangeEnd w:id="362"/>
      <w:r>
        <w:rPr>
          <w:rStyle w:val="CommentReference"/>
        </w:rPr>
        <w:commentReference w:id="362"/>
      </w:r>
      <w:r>
        <w:t>.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1CFFC59D" w14:textId="77777777" w:rsidR="00621651" w:rsidRDefault="00000000">
      <w:pPr>
        <w:pStyle w:val="Heading1"/>
      </w:pPr>
      <w:bookmarkStart w:id="15" w:name="_c8axqseu0fp" w:colFirst="0" w:colLast="0"/>
      <w:bookmarkEnd w:id="15"/>
      <w:r>
        <w:t>Conclusion</w:t>
      </w:r>
    </w:p>
    <w:p w14:paraId="1B4CD15C" w14: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6D08682C" w14:textId="77777777" w:rsidR="00621651" w:rsidRDefault="00621651"/>
    <w:p w14:paraId="76915133" w14:textId="77777777" w:rsidR="00621651"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t>
      </w:r>
      <w:commentRangeStart w:id="365"/>
      <w:del w:id="363" w:author="Claude (Bellwether Copyeditor)" w:date="2026-02-20T12:00:00Z">
        <w:r w:rsidDel="00AA0001">
          <w:delText>When designed and implemented poorly</w:delText>
        </w:r>
      </w:del>
      <w:ins w:id="364" w:author="Claude (Bellwether Copyeditor)" w:date="2026-02-20T12:00:00Z">
        <w:r w:rsidR="00AA0001">
          <w:t>When poorly designed and implemented</w:t>
        </w:r>
      </w:ins>
      <w:commentRangeEnd w:id="365"/>
      <w:r>
        <w:rPr>
          <w:rStyle w:val="CommentReference"/>
        </w:rPr>
        <w:commentReference w:id="365"/>
      </w:r>
      <w:r>
        <w:t xml:space="preserve">,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w:t>
      </w:r>
      <w:commentRangeStart w:id="368"/>
      <w:del w:id="366" w:author="Claude (Bellwether Copyeditor)" w:date="2026-02-20T12:00:00Z">
        <w:r w:rsidDel="00AA0001">
          <w:delText>benefitting both students and taxpayers</w:delText>
        </w:r>
      </w:del>
      <w:ins w:id="367" w:author="Claude (Bellwether Copyeditor)" w:date="2026-02-20T12:00:00Z">
        <w:r w:rsidR="00AA0001">
          <w:t>benefiting both students and taxpayers</w:t>
        </w:r>
      </w:ins>
      <w:commentRangeEnd w:id="368"/>
      <w:r>
        <w:rPr>
          <w:rStyle w:val="CommentReference"/>
        </w:rPr>
        <w:commentReference w:id="368"/>
      </w:r>
      <w:r>
        <w:t xml:space="preserve">. </w:t>
      </w:r>
    </w:p>
    <w:p w14:paraId="3FE4FD0D" w14:textId="77777777" w:rsidR="00621651" w:rsidRDefault="00621651"/>
    <w:p w14:paraId="4ECCA860" w14:textId="77777777" w:rsidR="00621651" w:rsidRDefault="00000000">
      <w:pPr>
        <w:rPr>
          <w:b/>
          <w:bCs/>
          <w:color w:val="000000"/>
          <w:sz w:val="44"/>
          <w:szCs w:val="44"/>
        </w:rPr>
      </w:pPr>
      <w:r>
        <w:br w:type="page"/>
      </w:r>
    </w:p>
    <w:p w14:paraId="1C643DC0" w14:textId="77777777" w:rsidR="00621651" w:rsidRDefault="00000000">
      <w:pPr>
        <w:pStyle w:val="Heading1"/>
      </w:pPr>
      <w:bookmarkStart w:id="16" w:name="_gg1iy1tli5es" w:colFirst="0" w:colLast="0"/>
      <w:bookmarkEnd w:id="16"/>
      <w:r>
        <w:lastRenderedPageBreak/>
        <w:t>Acknowledgments</w:t>
      </w:r>
    </w:p>
    <w:p w14:paraId="4CA19E2E" w14: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6F3E23B9" w14:textId="77777777" w:rsidR="00621651" w:rsidRDefault="00621651"/>
    <w:p w14:paraId="3DED6851" w14: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57C7CBDB" w14:textId="77777777" w:rsidR="00621651" w:rsidRDefault="00621651"/>
    <w:p w14:paraId="26E487FF" w14:textId="77777777" w:rsidR="00621651" w:rsidRDefault="00000000">
      <w:r>
        <w:t xml:space="preserve">The contributions of these individuals and entities significantly enhanced our work; however, any errors in fact or analysis remain the responsibility of the authors. </w:t>
      </w:r>
    </w:p>
    <w:p w14:paraId="284209A5" w14:textId="77777777" w:rsidR="00621651" w:rsidRDefault="00621651"/>
    <w:p w14:paraId="0878C7C7" w14:textId="77777777" w:rsidR="00621651" w:rsidRDefault="00000000">
      <w:pPr>
        <w:pStyle w:val="Heading1"/>
      </w:pPr>
      <w:bookmarkStart w:id="17" w:name="_opf5zg31qk6s" w:colFirst="0" w:colLast="0"/>
      <w:bookmarkEnd w:id="17"/>
      <w:r>
        <w:t>About the Authors</w:t>
      </w:r>
    </w:p>
    <w:p w14:paraId="1C94BFB0" w14:textId="77777777" w:rsidR="00621651" w:rsidRDefault="00000000">
      <w:pPr>
        <w:rPr>
          <w:b/>
          <w:bCs/>
        </w:rPr>
      </w:pPr>
      <w:r>
        <w:rPr>
          <w:b/>
          <w:bCs/>
        </w:rPr>
        <w:t>MARISA MISSION</w:t>
      </w:r>
    </w:p>
    <w:p w14:paraId="118A84BA" w14:textId="77777777" w:rsidR="00621651" w:rsidRDefault="00000000">
      <w:r>
        <w:t>Marisa Mission is a senior analyst at Bellwether. She can be reached at marisa.mission@bellwether.org. </w:t>
      </w:r>
    </w:p>
    <w:p w14:paraId="0A12997B" w14:textId="77777777" w:rsidR="00621651" w:rsidRDefault="00621651"/>
    <w:p w14:paraId="0696C939" w14:textId="77777777" w:rsidR="00621651" w:rsidRDefault="00000000">
      <w:pPr>
        <w:rPr>
          <w:b/>
          <w:bCs/>
        </w:rPr>
      </w:pPr>
      <w:r>
        <w:rPr>
          <w:b/>
          <w:bCs/>
        </w:rPr>
        <w:t>HAILLY T.N. KORMAN</w:t>
      </w:r>
    </w:p>
    <w:p w14:paraId="61B23266" w14:textId="77777777" w:rsidR="00621651" w:rsidRDefault="00000000">
      <w:r>
        <w:t>Hailly T.N. Korman is a senior associate partner at Bellwether. She can be reached at hailly.korman@bellwether.org.</w:t>
      </w:r>
    </w:p>
    <w:p w14:paraId="0C4450B8" w14:textId="77777777" w:rsidR="00621651" w:rsidRDefault="00621651"/>
    <w:p w14:paraId="33D95845" w14:textId="77777777" w:rsidR="00621651" w:rsidRDefault="00000000">
      <w:pPr>
        <w:rPr>
          <w:b/>
          <w:bCs/>
        </w:rPr>
      </w:pPr>
      <w:r>
        <w:rPr>
          <w:b/>
          <w:bCs/>
        </w:rPr>
        <w:t>NICK LEE</w:t>
      </w:r>
    </w:p>
    <w:p w14:paraId="341C1619" w14:textId="77777777" w:rsidR="00621651" w:rsidRDefault="00000000">
      <w:r>
        <w:t>Nick Lee is a senior partner at Bellwether. He can be reached at nick.lee@bellwether.org.</w:t>
      </w:r>
    </w:p>
    <w:p w14:paraId="34889E6A" w14:textId="77777777" w:rsidR="00621651" w:rsidRDefault="00621651"/>
    <w:p w14:paraId="78322078" w14:textId="77777777" w:rsidR="00621651" w:rsidRDefault="00000000">
      <w:pPr>
        <w:rPr>
          <w:b/>
          <w:bCs/>
        </w:rPr>
      </w:pPr>
      <w:r>
        <w:rPr>
          <w:b/>
          <w:bCs/>
        </w:rPr>
        <w:t>COLLEEN CAMPBELL</w:t>
      </w:r>
    </w:p>
    <w:p w14:paraId="3614A53D" w14:textId="77777777" w:rsidR="00621651" w:rsidRDefault="00000000">
      <w:r>
        <w:t>Colleen Campbell is a senior associate partner at Bellwether. She can be reached at colleen.campbell@bellwether.org.</w:t>
      </w:r>
    </w:p>
    <w:p w14:paraId="5113E28F" w14:textId="77777777" w:rsidR="00621651" w:rsidRDefault="00000000">
      <w:r>
        <w:br w:type="page"/>
      </w:r>
    </w:p>
    <w:p w14:paraId="02E77A25" w14:textId="77777777" w:rsidR="00621651" w:rsidRDefault="00000000">
      <w:pPr>
        <w:pStyle w:val="Heading1"/>
      </w:pPr>
      <w:bookmarkStart w:id="18" w:name="_ft0h7mg1yi13" w:colFirst="0" w:colLast="0"/>
      <w:bookmarkEnd w:id="18"/>
      <w:r>
        <w:lastRenderedPageBreak/>
        <w:t>About Bellwether</w:t>
      </w:r>
    </w:p>
    <w:p w14:paraId="05458A07" w14: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57CCE4F1" w14:textId="77777777" w:rsidR="00621651" w:rsidRDefault="00621651"/>
    <w:p w14:paraId="6A77DD71" w14:textId="77777777" w:rsidR="00621651" w:rsidRDefault="00621651"/>
    <w:p w14:paraId="13771FD4" w14:textId="77777777" w:rsidR="00621651" w:rsidRDefault="00000000">
      <w:pPr>
        <w:pStyle w:val="Heading1"/>
      </w:pPr>
      <w:bookmarkStart w:id="19" w:name="_zeq5oytcrsz7" w:colFirst="0" w:colLast="0"/>
      <w:bookmarkEnd w:id="19"/>
      <w:r>
        <w:t>Creative Commons</w:t>
      </w:r>
    </w:p>
    <w:p w14:paraId="5C0CD172" w14:textId="77777777" w:rsidR="00621651" w:rsidRDefault="00000000">
      <w:pPr>
        <w:rPr>
          <w:b/>
          <w:bCs/>
        </w:rPr>
      </w:pPr>
      <w:r>
        <w:rPr>
          <w:b/>
          <w:bCs/>
        </w:rPr>
        <w:t>© 2026 Bellwether</w:t>
      </w:r>
    </w:p>
    <w:p w14:paraId="72CBDC8D" w14: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11D8FAC5" w14:textId="77777777" w:rsidR="0062165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4C192079" w14:textId="77777777" w:rsidR="00621651" w:rsidRDefault="00000000">
      <w:r>
        <w:rPr>
          <w:b/>
          <w:bCs/>
        </w:rPr>
        <w:t>Share Alike.</w:t>
      </w:r>
      <w:r>
        <w:t xml:space="preserve"> If you alter, transform, or build upon this work, you may distribute the resulting work only under a license identical to this one.</w:t>
      </w:r>
      <w:r>
        <w:br/>
      </w:r>
    </w:p>
    <w:p w14:paraId="7AFF91AD" w14:textId="77777777" w:rsidR="00621651" w:rsidRDefault="00000000">
      <w:r>
        <w:t>For the full legal code of this Creative Commons license, please visit www.creativecommons.org. If you have any questions about citing or reusing Bellwether content, please contact us.</w:t>
      </w:r>
    </w:p>
    <w:p w14:paraId="3984A43E" w14:textId="77777777" w:rsidR="00621651" w:rsidRDefault="00000000">
      <w:r>
        <w:br w:type="page"/>
      </w:r>
    </w:p>
    <w:p w14:paraId="309DA4E2" w14:textId="77777777" w:rsidR="00621651" w:rsidRDefault="00000000">
      <w:pPr>
        <w:pStyle w:val="Heading1"/>
      </w:pPr>
      <w:bookmarkStart w:id="20" w:name="_5e6i9oaq5gna" w:colFirst="0" w:colLast="0"/>
      <w:bookmarkEnd w:id="20"/>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INTERNAL TEAM: Please refrain from making additional updates to this document until we get it back from Super Copy Editors. Thank you.</w:t>
      </w:r>
    </w:p>
  </w:comment>
  <w:comment w:id="202" w:author="Claude (Bellwether Copyeditor)" w:date="2026-02-20T12:00:00Z" w:initials="CE">
    <w:p w14:paraId="800000CA" w14:textId="77777777" w:rsidR="00AA0001" w:rsidRDefault="00AA0001">
      <w:r>
        <w:rPr>
          <w:rStyle w:val="CommentReference"/>
        </w:rPr>
        <w:annotationRef/>
      </w:r>
      <w:r>
        <w:t>Word Choice: 'efforts' (plural) better matches the range of accountability activities described.</w:t>
      </w:r>
    </w:p>
  </w:comment>
  <w:comment w:id="205" w:author="Claude (Bellwether Copyeditor)" w:date="2026-02-20T12:00:00Z" w:initials="CE">
    <w:p w14:paraId="800000CD" w14:textId="77777777" w:rsidR="00AA0001" w:rsidRDefault="00AA0001">
      <w:r>
        <w:rPr>
          <w:rStyle w:val="CommentReference"/>
        </w:rPr>
        <w:annotationRef/>
      </w:r>
      <w:r>
        <w:t>Word Choice: 'existing' is clearer and more accessible than 'extant.'</w:t>
      </w:r>
    </w:p>
  </w:comment>
  <w:comment w:id="208" w:author="Claude (Bellwether Copyeditor)" w:date="2026-02-20T12:00:00Z" w:initials="CE">
    <w:p w14:paraId="800000D0" w14:textId="77777777" w:rsidR="00AA0001" w:rsidRDefault="00AA0001">
      <w:r>
        <w:rPr>
          <w:rStyle w:val="CommentReference"/>
        </w:rPr>
        <w:annotationRef/>
      </w:r>
      <w:r>
        <w:t>Repetitive Phrasing: reduce echo of 'decision/decisions.'</w:t>
      </w:r>
    </w:p>
  </w:comment>
  <w:comment w:id="211" w:author="Claude (Bellwether Copyeditor)" w:date="2026-02-20T12:00:00Z" w:initials="CE">
    <w:p w14:paraId="800000D3" w14:textId="77777777" w:rsidR="00AA0001" w:rsidRDefault="00AA0001">
      <w:r>
        <w:rPr>
          <w:rStyle w:val="CommentReference"/>
        </w:rPr>
        <w:annotationRef/>
      </w:r>
      <w:r>
        <w:t>Word Choice: 'or' better reflects that these are examples, not an exhaustive list.</w:t>
      </w:r>
    </w:p>
  </w:comment>
  <w:comment w:id="214" w:author="Claude (Bellwether Copyeditor)" w:date="2026-02-20T12:00:00Z" w:initials="CE">
    <w:p w14:paraId="800000D6" w14:textId="77777777" w:rsidR="00AA0001" w:rsidRDefault="00AA0001">
      <w:r>
        <w:rPr>
          <w:rStyle w:val="CommentReference"/>
        </w:rPr>
        <w:annotationRef/>
      </w:r>
      <w:r>
        <w:t>Wordiness: remove unnecessary 'and' in parenthetical.</w:t>
      </w:r>
    </w:p>
  </w:comment>
  <w:comment w:id="217" w:author="Claude (Bellwether Copyeditor)" w:date="2026-02-20T12:00:00Z" w:initials="CE">
    <w:p w14:paraId="800000D9" w14:textId="77777777" w:rsidR="00AA0001" w:rsidRDefault="00AA0001">
      <w:r>
        <w:rPr>
          <w:rStyle w:val="CommentReference"/>
        </w:rPr>
        <w:annotationRef/>
      </w:r>
      <w:r>
        <w:t>Precision: 'funds' refers to the money being distributed; 'funding' refers to the approach.</w:t>
      </w:r>
    </w:p>
  </w:comment>
  <w:comment w:id="220" w:author="Claude (Bellwether Copyeditor)" w:date="2026-02-20T12:00:00Z" w:initials="CE">
    <w:p w14:paraId="800000DC" w14:textId="77777777" w:rsidR="00AA0001" w:rsidRDefault="00AA0001">
      <w:r>
        <w:rPr>
          <w:rStyle w:val="CommentReference"/>
        </w:rPr>
        <w:annotationRef/>
      </w:r>
      <w:r>
        <w:t>Wordiness: 'some level of' adds no precision; also 'models' (plural) since 30+ states have different models.</w:t>
      </w:r>
    </w:p>
  </w:comment>
  <w:comment w:id="223" w:author="Claude (Bellwether Copyeditor)" w:date="2026-02-20T12:00:00Z" w:initials="CE">
    <w:p w14:paraId="800000DF" w14:textId="77777777" w:rsidR="00AA0001" w:rsidRDefault="00AA0001">
      <w:r>
        <w:rPr>
          <w:rStyle w:val="CommentReference"/>
        </w:rPr>
        <w:annotationRef/>
      </w:r>
      <w:r>
        <w:t>Word Choice: 'share goals' is the standard collocation.</w:t>
      </w:r>
    </w:p>
  </w:comment>
  <w:comment w:id="226" w:author="Claude (Bellwether Copyeditor)" w:date="2026-02-20T12:00:00Z" w:initials="CE">
    <w:p w14:paraId="800000E2" w14:textId="77777777" w:rsidR="00AA0001" w:rsidRDefault="00AA0001">
      <w:r>
        <w:rPr>
          <w:rStyle w:val="CommentReference"/>
        </w:rPr>
        <w:annotationRef/>
      </w:r>
      <w:r>
        <w:t>Wordiness: 'practices' adds nothing; 'accountability' suffices.</w:t>
      </w:r>
    </w:p>
  </w:comment>
  <w:comment w:id="229" w:author="Claude (Bellwether Copyeditor)" w:date="2026-02-20T12:00:00Z" w:initials="CE">
    <w:p w14:paraId="800000E5" w14:textId="77777777" w:rsidR="00AA0001" w:rsidRDefault="00AA0001">
      <w:r>
        <w:rPr>
          <w:rStyle w:val="CommentReference"/>
        </w:rPr>
        <w:annotationRef/>
      </w:r>
      <w:r>
        <w:t>Word Choice: 'incorporate into' is more natural than 'design into.'</w:t>
      </w:r>
    </w:p>
  </w:comment>
  <w:comment w:id="232" w:author="Claude (Bellwether Copyeditor)" w:date="2026-02-20T12:00:00Z" w:initials="CE">
    <w:p w14:paraId="800000E8" w14:textId="77777777" w:rsidR="00AA0001" w:rsidRDefault="00AA0001">
      <w:r>
        <w:rPr>
          <w:rStyle w:val="CommentReference"/>
        </w:rPr>
        <w:annotationRef/>
      </w:r>
      <w:r>
        <w:t>Clarity: 'funding' is clearer than 'state' as a modifier here.</w:t>
      </w:r>
    </w:p>
  </w:comment>
  <w:comment w:id="235" w:author="Claude (Bellwether Copyeditor)" w:date="2026-02-20T12:00:00Z" w:initials="CE">
    <w:p w14:paraId="800000EB" w14:textId="77777777" w:rsidR="00AA0001" w:rsidRDefault="00AA0001">
      <w:r>
        <w:rPr>
          <w:rStyle w:val="CommentReference"/>
        </w:rPr>
        <w:annotationRef/>
      </w:r>
      <w:r>
        <w:t>Wordiness: 'could be' is redundant with 'potential.'</w:t>
      </w:r>
    </w:p>
  </w:comment>
  <w:comment w:id="238" w:author="Claude (Bellwether Copyeditor)" w:date="2026-02-20T12:00:00Z" w:initials="CE">
    <w:p w14:paraId="800000EE" w14:textId="77777777" w:rsidR="00AA0001" w:rsidRDefault="00AA0001">
      <w:r>
        <w:rPr>
          <w:rStyle w:val="CommentReference"/>
        </w:rPr>
        <w:annotationRef/>
      </w:r>
      <w:r>
        <w:t>Word Choice: replace idiom with plain language in a publication.</w:t>
      </w:r>
    </w:p>
  </w:comment>
  <w:comment w:id="241" w:author="Claude (Bellwether Copyeditor)" w:date="2026-02-20T12:00:00Z" w:initials="CE">
    <w:p w14:paraId="800000F1" w14:textId="77777777" w:rsidR="00AA0001" w:rsidRDefault="00AA0001">
      <w:r>
        <w:rPr>
          <w:rStyle w:val="CommentReference"/>
        </w:rPr>
        <w:annotationRef/>
      </w:r>
      <w:r>
        <w:t>Wordiness: tighten construction; also 'funds' (money) vs. 'funding' (system).</w:t>
      </w:r>
    </w:p>
  </w:comment>
  <w:comment w:id="244" w:author="Claude (Bellwether Copyeditor)" w:date="2026-02-20T12:00:00Z" w:initials="CE">
    <w:p w14:paraId="800000F4" w14:textId="77777777" w:rsidR="00AA0001" w:rsidRDefault="00AA0001">
      <w:r>
        <w:rPr>
          <w:rStyle w:val="CommentReference"/>
        </w:rPr>
        <w:annotationRef/>
      </w:r>
      <w:r>
        <w:t>Word Choice: 'push schools' is informal for a publication; 'encourage institutions' aligns with the document's register.</w:t>
      </w:r>
    </w:p>
  </w:comment>
  <w:comment w:id="245" w:author="Claude (Bellwether Copyeditor)" w:date="2026-02-20T12:00:00Z" w:initials="CE">
    <w:p w14:paraId="800000F5" w14:textId="77777777" w:rsidR="00AA0001" w:rsidRDefault="00AA0001">
      <w:r>
        <w:rPr>
          <w:rStyle w:val="CommentReference"/>
        </w:rPr>
        <w:annotationRef/>
      </w:r>
      <w:r>
        <w:t>Structural: First sidebar is labeled 'Sidebar 1' but this one has no number. Consider labeling 'Sidebar 2' for consistency, or removing the number from Sidebar 1.</w:t>
      </w:r>
    </w:p>
  </w:comment>
  <w:comment w:id="248" w:author="Claude (Bellwether Copyeditor)" w:date="2026-02-20T12:00:00Z" w:initials="CE">
    <w:p w14:paraId="800000F8" w14:textId="77777777" w:rsidR="00AA0001" w:rsidRDefault="00AA0001">
      <w:r>
        <w:rPr>
          <w:rStyle w:val="CommentReference"/>
        </w:rPr>
        <w:annotationRef/>
      </w:r>
      <w:r>
        <w:t>Wordiness: 'also' is unnecessary here.</w:t>
      </w:r>
    </w:p>
  </w:comment>
  <w:comment w:id="251" w:author="Claude (Bellwether Copyeditor)" w:date="2026-02-20T12:00:00Z" w:initials="CE">
    <w:p w14:paraId="800000FB" w14:textId="77777777" w:rsidR="00AA0001" w:rsidRDefault="00AA0001">
      <w:r>
        <w:rPr>
          <w:rStyle w:val="CommentReference"/>
        </w:rPr>
        <w:annotationRef/>
      </w:r>
      <w:r>
        <w:t>Clarity: 'role of the state' avoids reading 'state role' as a compound noun.</w:t>
      </w:r>
    </w:p>
  </w:comment>
  <w:comment w:id="254" w:author="Claude (Bellwether Copyeditor)" w:date="2026-02-20T12:00:00Z" w:initials="CE">
    <w:p w14:paraId="800000FE" w14:textId="77777777" w:rsidR="00AA0001" w:rsidRDefault="00AA0001">
      <w:r>
        <w:rPr>
          <w:rStyle w:val="CommentReference"/>
        </w:rPr>
        <w:annotationRef/>
      </w:r>
      <w:r>
        <w:t>Wordiness: 'business' is sufficient without 'contexts.'</w:t>
      </w:r>
    </w:p>
  </w:comment>
  <w:comment w:id="257" w:author="Claude (Bellwether Copyeditor)" w:date="2026-02-20T12:00:00Z" w:initials="CE">
    <w:p w14:paraId="80000101" w14:textId="77777777" w:rsidR="00AA0001" w:rsidRDefault="00AA0001">
      <w:r>
        <w:rPr>
          <w:rStyle w:val="CommentReference"/>
        </w:rPr>
        <w:annotationRef/>
      </w:r>
      <w:r>
        <w:t>Parallelism: 'need for X and for Y' maintains parallel construction.</w:t>
      </w:r>
    </w:p>
  </w:comment>
  <w:comment w:id="260" w:author="Claude (Bellwether Copyeditor)" w:date="2026-02-20T12:00:00Z" w:initials="CE">
    <w:p w14:paraId="80000104" w14:textId="77777777" w:rsidR="00AA0001" w:rsidRDefault="00AA0001">
      <w:r>
        <w:rPr>
          <w:rStyle w:val="CommentReference"/>
        </w:rPr>
        <w:annotationRef/>
      </w:r>
      <w:r>
        <w:t>Clarity: move 'both' after 'for' for standard correlative conjunction placement.</w:t>
      </w:r>
    </w:p>
  </w:comment>
  <w:comment w:id="263" w:author="Claude (Bellwether Copyeditor)" w:date="2026-02-20T12:00:00Z" w:initials="CE">
    <w:p w14:paraId="80000107" w14:textId="77777777" w:rsidR="00AA0001" w:rsidRDefault="00AA0001">
      <w:r>
        <w:rPr>
          <w:rStyle w:val="CommentReference"/>
        </w:rPr>
        <w:annotationRef/>
      </w:r>
      <w:r>
        <w:t>Word Choice: 'may capture' softens an absolute claim in an analytical context.</w:t>
      </w:r>
    </w:p>
  </w:comment>
  <w:comment w:id="266" w:author="Claude (Bellwether Copyeditor)" w:date="2026-02-20T12:00:00Z" w:initials="CE">
    <w:p w14:paraId="8000010A" w14:textId="77777777" w:rsidR="00AA0001" w:rsidRDefault="00AA0001">
      <w:r>
        <w:rPr>
          <w:rStyle w:val="CommentReference"/>
        </w:rPr>
        <w:annotationRef/>
      </w:r>
      <w:r>
        <w:t>Precision: 'section' is more accurate than 'aspect' for the organization of this content.</w:t>
      </w:r>
    </w:p>
  </w:comment>
  <w:comment w:id="269" w:author="Claude (Bellwether Copyeditor)" w:date="2026-02-20T12:00:00Z" w:initials="CE">
    <w:p w14:paraId="8000010D" w14:textId="77777777" w:rsidR="00AA0001" w:rsidRDefault="00AA0001">
      <w:r>
        <w:rPr>
          <w:rStyle w:val="CommentReference"/>
        </w:rPr>
        <w:annotationRef/>
      </w:r>
      <w:r>
        <w:t>Wordiness: unnecessary 'to.'</w:t>
      </w:r>
    </w:p>
  </w:comment>
  <w:comment w:id="272" w:author="Claude (Bellwether Copyeditor)" w:date="2026-02-20T12:00:00Z" w:initials="CE">
    <w:p w14:paraId="80000110" w14:textId="77777777" w:rsidR="00AA0001" w:rsidRDefault="00AA0001">
      <w:r>
        <w:rPr>
          <w:rStyle w:val="CommentReference"/>
        </w:rPr>
        <w:annotationRef/>
      </w:r>
      <w:r>
        <w:t>Wordiness: 'also' is unnecessary.</w:t>
      </w:r>
    </w:p>
  </w:comment>
  <w:comment w:id="275" w:author="Claude (Bellwether Copyeditor)" w:date="2026-02-20T12:00:00Z" w:initials="CE">
    <w:p w14:paraId="80000113" w14:textId="77777777" w:rsidR="00AA0001" w:rsidRDefault="00AA0001">
      <w:r>
        <w:rPr>
          <w:rStyle w:val="CommentReference"/>
        </w:rPr>
        <w:annotationRef/>
      </w:r>
      <w:r>
        <w:t>Clarity: infinitive avoids gerund pile-up.</w:t>
      </w:r>
    </w:p>
  </w:comment>
  <w:comment w:id="278" w:author="Claude (Bellwether Copyeditor)" w:date="2026-02-20T12:00:00Z" w:initials="CE">
    <w:p w14:paraId="80000116" w14:textId="77777777" w:rsidR="00AA0001" w:rsidRDefault="00AA0001">
      <w:r>
        <w:rPr>
          <w:rStyle w:val="CommentReference"/>
        </w:rPr>
        <w:annotationRef/>
      </w:r>
      <w:r>
        <w:t>Word Choice: replace idiom; also varies phrasing from earlier instance.</w:t>
      </w:r>
    </w:p>
  </w:comment>
  <w:comment w:id="281" w:author="Claude (Bellwether Copyeditor)" w:date="2026-02-20T12:00:00Z" w:initials="CE">
    <w:p w14:paraId="80000119" w14:textId="77777777" w:rsidR="00AA0001" w:rsidRDefault="00AA0001">
      <w:r>
        <w:rPr>
          <w:rStyle w:val="CommentReference"/>
        </w:rPr>
        <w:annotationRef/>
      </w:r>
      <w:r>
        <w:t>Repetitive Phrasing: vary modal verbs; 'may' appears frequently in surrounding text.</w:t>
      </w:r>
    </w:p>
  </w:comment>
  <w:comment w:id="284" w:author="Claude (Bellwether Copyeditor)" w:date="2026-02-20T12:00:00Z" w:initials="CE">
    <w:p w14:paraId="8000011C" w14:textId="77777777" w:rsidR="00AA0001" w:rsidRDefault="00AA0001">
      <w:r>
        <w:rPr>
          <w:rStyle w:val="CommentReference"/>
        </w:rPr>
        <w:annotationRef/>
      </w:r>
      <w:r>
        <w:t>AP Style: use 'such as' for examples, 'like' for comparisons. Set off with commas as nonrestrictive.</w:t>
      </w:r>
    </w:p>
  </w:comment>
  <w:comment w:id="285" w:author="Claude (Bellwether Copyeditor)" w:date="2026-02-20T12:00:00Z" w:initials="CE">
    <w:p w14:paraId="8000011D" w14:textId="77777777" w:rsidR="00AA0001" w:rsidRDefault="00AA0001">
      <w:r>
        <w:rPr>
          <w:rStyle w:val="CommentReference"/>
        </w:rPr>
        <w:annotationRef/>
      </w:r>
      <w:r>
        <w:t>Clarity: 'measure successfully achieving a goal' is awkward. Consider 'measure success' or 'measure goal attainment.'</w:t>
      </w:r>
    </w:p>
  </w:comment>
  <w:comment w:id="286" w:author="Claude (Bellwether Copyeditor)" w:date="2026-02-20T12:00:00Z" w:initials="CE">
    <w:p w14:paraId="8000011E" w14:textId="77777777" w:rsidR="00AA0001" w:rsidRDefault="00AA0001">
      <w:r>
        <w:rPr>
          <w:rStyle w:val="CommentReference"/>
        </w:rPr>
        <w:annotationRef/>
      </w:r>
      <w:r>
        <w:t>Inclusive Language: Bellwether style prefers 'students from low-income households.' If 'low-income students' reflects Indiana's official metric terminology, consider noting that.</w:t>
      </w:r>
    </w:p>
  </w:comment>
  <w:comment w:id="289" w:author="Claude (Bellwether Copyeditor)" w:date="2026-02-20T12:00:00Z" w:initials="CE">
    <w:p w14:paraId="80000121" w14:textId="77777777" w:rsidR="00AA0001" w:rsidRDefault="00AA0001">
      <w:r>
        <w:rPr>
          <w:rStyle w:val="CommentReference"/>
        </w:rPr>
        <w:annotationRef/>
      </w:r>
      <w:r>
        <w:t>Clarity: 'the desired results' is a clearer referent than 'those.'</w:t>
      </w:r>
    </w:p>
  </w:comment>
  <w:comment w:id="292" w:author="Claude (Bellwether Copyeditor)" w:date="2026-02-20T12:00:00Z" w:initials="CE">
    <w:p w14:paraId="80000124" w14:textId="77777777" w:rsidR="00AA0001" w:rsidRDefault="00AA0001">
      <w:r>
        <w:rPr>
          <w:rStyle w:val="CommentReference"/>
        </w:rPr>
        <w:annotationRef/>
      </w:r>
      <w:r>
        <w:t>Parallelism: match forms — 'declining enrollment' parallels 'changing demographics.'</w:t>
      </w:r>
    </w:p>
  </w:comment>
  <w:comment w:id="295" w:author="Claude (Bellwether Copyeditor)" w:date="2026-02-20T12:00:00Z" w:initials="CE">
    <w:p w14:paraId="80000127" w14:textId="77777777" w:rsidR="00AA0001" w:rsidRDefault="00AA0001">
      <w:r>
        <w:rPr>
          <w:rStyle w:val="CommentReference"/>
        </w:rPr>
        <w:annotationRef/>
      </w:r>
      <w:r>
        <w:t>Precision: 'illustrates' is more direct than 'offers an example of.'</w:t>
      </w:r>
    </w:p>
  </w:comment>
  <w:comment w:id="298" w:author="Claude (Bellwether Copyeditor)" w:date="2026-02-20T12:00:00Z" w:initials="CE">
    <w:p w14:paraId="8000012A" w14:textId="77777777" w:rsidR="00AA0001" w:rsidRDefault="00AA0001">
      <w:r>
        <w:rPr>
          <w:rStyle w:val="CommentReference"/>
        </w:rPr>
        <w:annotationRef/>
      </w:r>
      <w:r>
        <w:t>Comma Usage: comma before nonrestrictive 'as measured' clause.</w:t>
      </w:r>
    </w:p>
  </w:comment>
  <w:comment w:id="301" w:author="Claude (Bellwether Copyeditor)" w:date="2026-02-20T12:00:00Z" w:initials="CE">
    <w:p w14:paraId="8000012D" w14:textId="77777777" w:rsidR="00AA0001" w:rsidRDefault="00AA0001">
      <w:r>
        <w:rPr>
          <w:rStyle w:val="CommentReference"/>
        </w:rPr>
        <w:annotationRef/>
      </w:r>
      <w:r>
        <w:t>Bellwether style: avoid contractions in publications.</w:t>
      </w:r>
    </w:p>
  </w:comment>
  <w:comment w:id="304" w:author="Claude (Bellwether Copyeditor)" w:date="2026-02-20T12:00:00Z" w:initials="CE">
    <w:p w14:paraId="80000130" w14:textId="77777777" w:rsidR="00AA0001" w:rsidRDefault="00AA0001">
      <w:r>
        <w:rPr>
          <w:rStyle w:val="CommentReference"/>
        </w:rPr>
        <w:annotationRef/>
      </w:r>
      <w:r>
        <w:t>Bellwether style: avoid contractions in publications.</w:t>
      </w:r>
    </w:p>
  </w:comment>
  <w:comment w:id="307" w:author="Claude (Bellwether Copyeditor)" w:date="2026-02-20T12:00:00Z" w:initials="CE">
    <w:p w14:paraId="80000133" w14:textId="77777777" w:rsidR="00AA0001" w:rsidRDefault="00AA0001">
      <w:r>
        <w:rPr>
          <w:rStyle w:val="CommentReference"/>
        </w:rPr>
        <w:annotationRef/>
      </w:r>
      <w:r>
        <w:t>Wordiness: more concise phrasing.</w:t>
      </w:r>
    </w:p>
  </w:comment>
  <w:comment w:id="310" w:author="Claude (Bellwether Copyeditor)" w:date="2026-02-20T12:00:00Z" w:initials="CE">
    <w:p w14:paraId="80000136" w14:textId="77777777" w:rsidR="00AA0001" w:rsidRDefault="00AA0001">
      <w:r>
        <w:rPr>
          <w:rStyle w:val="CommentReference"/>
        </w:rPr>
        <w:annotationRef/>
      </w:r>
      <w:r>
        <w:t>Word Choice: 'carry a premium' is more precise; 'those of' clarifies the comparison is between credentials. Repetitive Phrasing: 'might' → 'could' to vary modal verbs.</w:t>
      </w:r>
    </w:p>
  </w:comment>
  <w:comment w:id="313" w:author="Claude (Bellwether Copyeditor)" w:date="2026-02-20T12:00:00Z" w:initials="CE">
    <w:p w14:paraId="80000139" w14:textId="77777777" w:rsidR="00AA0001" w:rsidRDefault="00AA0001">
      <w:r>
        <w:rPr>
          <w:rStyle w:val="CommentReference"/>
        </w:rPr>
        <w:annotationRef/>
      </w:r>
      <w:r>
        <w:t>Wordiness: tighten noun phrase.</w:t>
      </w:r>
    </w:p>
  </w:comment>
  <w:comment w:id="316" w:author="Claude (Bellwether Copyeditor)" w:date="2026-02-20T12:00:00Z" w:initials="CE">
    <w:p w14:paraId="8000013C" w14:textId="77777777" w:rsidR="00AA0001" w:rsidRDefault="00AA0001">
      <w:r>
        <w:rPr>
          <w:rStyle w:val="CommentReference"/>
        </w:rPr>
        <w:annotationRef/>
      </w:r>
      <w:r>
        <w:t>Precision: 'funds' refers to the money being allocated.</w:t>
      </w:r>
    </w:p>
  </w:comment>
  <w:comment w:id="319" w:author="Claude (Bellwether Copyeditor)" w:date="2026-02-20T12:00:00Z" w:initials="CE">
    <w:p w14:paraId="8000013F" w14:textId="77777777" w:rsidR="00AA0001" w:rsidRDefault="00AA0001">
      <w:r>
        <w:rPr>
          <w:rStyle w:val="CommentReference"/>
        </w:rPr>
        <w:annotationRef/>
      </w:r>
      <w:r>
        <w:t>Wordiness: one hedge suffices; 'can' covers both clauses.</w:t>
      </w:r>
    </w:p>
  </w:comment>
  <w:comment w:id="322" w:author="Claude (Bellwether Copyeditor)" w:date="2026-02-20T12:00:00Z" w:initials="CE">
    <w:p w14:paraId="80000142" w14:textId="77777777" w:rsidR="00AA0001" w:rsidRDefault="00AA0001">
      <w:r>
        <w:rPr>
          <w:rStyle w:val="CommentReference"/>
        </w:rPr>
        <w:annotationRef/>
      </w:r>
      <w:r>
        <w:t>Precision: 'variations in contexts' (plural) better captures the range.</w:t>
      </w:r>
    </w:p>
  </w:comment>
  <w:comment w:id="325" w:author="Claude (Bellwether Copyeditor)" w:date="2026-02-20T12:00:00Z" w:initials="CE">
    <w:p w14:paraId="80000145" w14:textId="77777777" w:rsidR="00AA0001" w:rsidRDefault="00AA0001">
      <w:r>
        <w:rPr>
          <w:rStyle w:val="CommentReference"/>
        </w:rPr>
        <w:annotationRef/>
      </w:r>
      <w:r>
        <w:t>Grammar: use 'that' for institutions, 'who' for people.</w:t>
      </w:r>
    </w:p>
  </w:comment>
  <w:comment w:id="328" w:author="Claude (Bellwether Copyeditor)" w:date="2026-02-20T12:00:00Z" w:initials="CE">
    <w:p w14:paraId="80000148" w14:textId="77777777" w:rsidR="00AA0001" w:rsidRDefault="00AA0001">
      <w:r>
        <w:rPr>
          <w:rStyle w:val="CommentReference"/>
        </w:rPr>
        <w:annotationRef/>
      </w:r>
      <w:r>
        <w:t>AP Style: 'one another' for three or more parties.</w:t>
      </w:r>
    </w:p>
  </w:comment>
  <w:comment w:id="331" w:author="Claude (Bellwether Copyeditor)" w:date="2026-02-20T12:00:00Z" w:initials="CE">
    <w:p w14:paraId="8000014B" w14:textId="77777777" w:rsidR="00AA0001" w:rsidRDefault="00AA0001">
      <w:r>
        <w:rPr>
          <w:rStyle w:val="CommentReference"/>
        </w:rPr>
        <w:annotationRef/>
      </w:r>
      <w:r>
        <w:t>Parallelism: 'improve' should mirror 'exacerbate' in form.</w:t>
      </w:r>
    </w:p>
  </w:comment>
  <w:comment w:id="334" w:author="Claude (Bellwether Copyeditor)" w:date="2026-02-20T12:00:00Z" w:initials="CE">
    <w:p w14:paraId="8000014E" w14:textId="77777777" w:rsidR="00AA0001" w:rsidRDefault="00AA0001">
      <w:r>
        <w:rPr>
          <w:rStyle w:val="CommentReference"/>
        </w:rPr>
        <w:annotationRef/>
      </w:r>
      <w:r>
        <w:t>Clarity: 'their' clarifies the budgets belong to the IHEs.</w:t>
      </w:r>
    </w:p>
  </w:comment>
  <w:comment w:id="337" w:author="Claude (Bellwether Copyeditor)" w:date="2026-02-20T12:00:00Z" w:initials="CE">
    <w:p w14:paraId="80000151" w14:textId="77777777" w:rsidR="00AA0001" w:rsidRDefault="00AA0001">
      <w:r>
        <w:rPr>
          <w:rStyle w:val="CommentReference"/>
        </w:rPr>
        <w:annotationRef/>
      </w:r>
      <w:r>
        <w:t>Grammar: 'changes' (plural) to match the multiple shifts being analyzed.</w:t>
      </w:r>
    </w:p>
  </w:comment>
  <w:comment w:id="340" w:author="Claude (Bellwether Copyeditor)" w:date="2026-02-20T12:00:00Z" w:initials="CE">
    <w:p w14:paraId="80000154" w14:textId="77777777" w:rsidR="00AA0001" w:rsidRDefault="00AA0001">
      <w:r>
        <w:rPr>
          <w:rStyle w:val="CommentReference"/>
        </w:rPr>
        <w:annotationRef/>
      </w:r>
      <w:r>
        <w:t>Precision: 'be able to' appropriately hedges the certainty of learning.</w:t>
      </w:r>
    </w:p>
  </w:comment>
  <w:comment w:id="341" w:author="Claude (Bellwether Copyeditor)" w:date="2026-02-20T12:00:00Z" w:initials="CE">
    <w:p w14:paraId="80000155" w14:textId="77777777" w:rsidR="00AA0001" w:rsidRDefault="00AA0001">
      <w:r>
        <w:rPr>
          <w:rStyle w:val="CommentReference"/>
        </w:rPr>
        <w:annotationRef/>
      </w:r>
      <w:r>
        <w:t>Clarity: this list is hard to parse. Consider: 'prioritizing low-income and adult students, those in career and technical education, and underrepresented learners.'</w:t>
      </w:r>
    </w:p>
  </w:comment>
  <w:comment w:id="344" w:author="Claude (Bellwether Copyeditor)" w:date="2026-02-20T12:00:00Z" w:initials="CE">
    <w:p w14:paraId="80000158" w14:textId="77777777" w:rsidR="00AA0001" w:rsidRDefault="00AA0001">
      <w:r>
        <w:rPr>
          <w:rStyle w:val="CommentReference"/>
        </w:rPr>
        <w:annotationRef/>
      </w:r>
      <w:r>
        <w:t>Precision: the outcomes-based portion is one component with subparts, not multiple components.</w:t>
      </w:r>
    </w:p>
  </w:comment>
  <w:comment w:id="347" w:author="Claude (Bellwether Copyeditor)" w:date="2026-02-20T12:00:00Z" w:initials="CE">
    <w:p w14:paraId="8000015B" w14:textId="77777777" w:rsidR="00AA0001" w:rsidRDefault="00AA0001">
      <w:r>
        <w:rPr>
          <w:rStyle w:val="CommentReference"/>
        </w:rPr>
        <w:annotationRef/>
      </w:r>
      <w:r>
        <w:t>Word Choice: 'occur' is more accurate since these are future reviews, not continuations.</w:t>
      </w:r>
    </w:p>
  </w:comment>
  <w:comment w:id="350" w:author="Claude (Bellwether Copyeditor)" w:date="2026-02-20T12:00:00Z" w:initials="CE">
    <w:p w14:paraId="8000015E" w14:textId="77777777" w:rsidR="00AA0001" w:rsidRDefault="00AA0001">
      <w:r>
        <w:rPr>
          <w:rStyle w:val="CommentReference"/>
        </w:rPr>
        <w:annotationRef/>
      </w:r>
      <w:r>
        <w:t>Grammar: 'discussions' (plural) to match the multiple questions and topics.</w:t>
      </w:r>
    </w:p>
  </w:comment>
  <w:comment w:id="353" w:author="Claude (Bellwether Copyeditor)" w:date="2026-02-20T12:00:00Z" w:initials="CE">
    <w:p w14:paraId="80000161" w14:textId="77777777" w:rsidR="00AA0001" w:rsidRDefault="00AA0001">
      <w:r>
        <w:rPr>
          <w:rStyle w:val="CommentReference"/>
        </w:rPr>
        <w:annotationRef/>
      </w:r>
      <w:r>
        <w:t>Grammar: 'behavioral change' is standard in formal writing.</w:t>
      </w:r>
    </w:p>
  </w:comment>
  <w:comment w:id="356" w:author="Claude (Bellwether Copyeditor)" w:date="2026-02-20T12:00:00Z" w:initials="CE">
    <w:p w14:paraId="80000164" w14:textId="77777777" w:rsidR="00AA0001" w:rsidRDefault="00AA0001">
      <w:r>
        <w:rPr>
          <w:rStyle w:val="CommentReference"/>
        </w:rPr>
        <w:annotationRef/>
      </w:r>
      <w:r>
        <w:t>Parallelism: add 'causing' to parallel 'incentivizing.'</w:t>
      </w:r>
    </w:p>
  </w:comment>
  <w:comment w:id="359" w:author="Claude (Bellwether Copyeditor)" w:date="2026-02-20T12:00:00Z" w:initials="CE">
    <w:p w14:paraId="80000167" w14:textId="77777777" w:rsidR="00AA0001" w:rsidRDefault="00AA0001">
      <w:r>
        <w:rPr>
          <w:rStyle w:val="CommentReference"/>
        </w:rPr>
        <w:annotationRef/>
      </w:r>
      <w:r>
        <w:t>Grammar: 'a combination' is more standard than 'some combination.'</w:t>
      </w:r>
    </w:p>
  </w:comment>
  <w:comment w:id="362" w:author="Claude (Bellwether Copyeditor)" w:date="2026-02-20T12:00:00Z" w:initials="CE">
    <w:p w14:paraId="8000016A" w14:textId="77777777" w:rsidR="00AA0001" w:rsidRDefault="00AA0001">
      <w:r>
        <w:rPr>
          <w:rStyle w:val="CommentReference"/>
        </w:rPr>
        <w:annotationRef/>
      </w:r>
      <w:r>
        <w:t>Grammar: 'contexts' (plural) for parallel agreement with 'populations.'</w:t>
      </w:r>
    </w:p>
  </w:comment>
  <w:comment w:id="365" w:author="Claude (Bellwether Copyeditor)" w:date="2026-02-20T12:00:00Z" w:initials="CE">
    <w:p w14:paraId="8000016D" w14:textId="77777777" w:rsidR="00AA0001" w:rsidRDefault="00AA0001">
      <w:r>
        <w:rPr>
          <w:rStyle w:val="CommentReference"/>
        </w:rPr>
        <w:annotationRef/>
      </w:r>
      <w:r>
        <w:t>Word Choice: move adverb before the verbs for natural English word order.</w:t>
      </w:r>
    </w:p>
  </w:comment>
  <w:comment w:id="368" w:author="Claude (Bellwether Copyeditor)" w:date="2026-02-20T12:00:00Z" w:initials="CE">
    <w:p w14:paraId="80000170" w14:textId="77777777" w:rsidR="00AA0001" w:rsidRDefault="00AA0001">
      <w:r>
        <w:rPr>
          <w:rStyle w:val="CommentReference"/>
        </w:rPr>
        <w:annotationRef/>
      </w:r>
      <w:r>
        <w:t>Spelling: AP Style uses single-t 'benefiting.'</w:t>
      </w:r>
    </w:p>
  </w:comment>
  <w:comment w:id="369" w:author="Claude (Bellwether Copyeditor)" w:date="2026-02-20T12:00:00Z" w:initials="CE">
    <w:p w14:paraId="80000171" w14:textId="77777777" w:rsidR="00AA0001" w:rsidRDefault="00AA0001">
      <w:r>
        <w:rPr>
          <w:rStyle w:val="CommentReference"/>
        </w:rPr>
        <w:annotationRef/>
      </w:r>
      <w:r>
        <w:t>Factual Flag: verify author's last name — 'Caroll' may be 'Carroll.'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Ex w15:paraId="800000CA" w15:done="0"/>
  <w15:commentEx w15:paraId="800000CD" w15:done="0"/>
  <w15:commentEx w15:paraId="800000D0" w15:done="0"/>
  <w15:commentEx w15:paraId="800000D3" w15:done="0"/>
  <w15:commentEx w15:paraId="800000D6" w15:done="0"/>
  <w15:commentEx w15:paraId="800000D9" w15:done="0"/>
  <w15:commentEx w15:paraId="800000DC" w15:done="0"/>
  <w15:commentEx w15:paraId="800000DF" w15:done="0"/>
  <w15:commentEx w15:paraId="800000E2" w15:done="0"/>
  <w15:commentEx w15:paraId="800000E5" w15:done="0"/>
  <w15:commentEx w15:paraId="800000E8" w15:done="0"/>
  <w15:commentEx w15:paraId="800000EB" w15:done="0"/>
  <w15:commentEx w15:paraId="800000EE" w15:done="0"/>
  <w15:commentEx w15:paraId="800000F1" w15:done="0"/>
  <w15:commentEx w15:paraId="800000F4" w15:done="0"/>
  <w15:commentEx w15:paraId="800000F5" w15:done="0"/>
  <w15:commentEx w15:paraId="800000F8" w15:done="0"/>
  <w15:commentEx w15:paraId="800000FB" w15:done="0"/>
  <w15:commentEx w15:paraId="800000FE" w15:done="0"/>
  <w15:commentEx w15:paraId="80000101" w15:done="0"/>
  <w15:commentEx w15:paraId="80000104" w15:done="0"/>
  <w15:commentEx w15:paraId="80000107" w15:done="0"/>
  <w15:commentEx w15:paraId="8000010A" w15:done="0"/>
  <w15:commentEx w15:paraId="8000010D" w15:done="0"/>
  <w15:commentEx w15:paraId="80000110" w15:done="0"/>
  <w15:commentEx w15:paraId="80000113" w15:done="0"/>
  <w15:commentEx w15:paraId="80000116" w15:done="0"/>
  <w15:commentEx w15:paraId="80000119" w15:done="0"/>
  <w15:commentEx w15:paraId="8000011C" w15:done="0"/>
  <w15:commentEx w15:paraId="8000011D" w15:done="0"/>
  <w15:commentEx w15:paraId="8000011E" w15:done="0"/>
  <w15:commentEx w15:paraId="80000121" w15:done="0"/>
  <w15:commentEx w15:paraId="80000124" w15:done="0"/>
  <w15:commentEx w15:paraId="80000127" w15:done="0"/>
  <w15:commentEx w15:paraId="8000012A" w15:done="0"/>
  <w15:commentEx w15:paraId="8000012D" w15:done="0"/>
  <w15:commentEx w15:paraId="80000130" w15:done="0"/>
  <w15:commentEx w15:paraId="80000133" w15:done="0"/>
  <w15:commentEx w15:paraId="80000136" w15:done="0"/>
  <w15:commentEx w15:paraId="80000139" w15:done="0"/>
  <w15:commentEx w15:paraId="8000013C" w15:done="0"/>
  <w15:commentEx w15:paraId="8000013F" w15:done="0"/>
  <w15:commentEx w15:paraId="80000142" w15:done="0"/>
  <w15:commentEx w15:paraId="80000145" w15:done="0"/>
  <w15:commentEx w15:paraId="80000148" w15:done="0"/>
  <w15:commentEx w15:paraId="8000014B" w15:done="0"/>
  <w15:commentEx w15:paraId="8000014E" w15:done="0"/>
  <w15:commentEx w15:paraId="80000151" w15:done="0"/>
  <w15:commentEx w15:paraId="80000154" w15:done="0"/>
  <w15:commentEx w15:paraId="80000155" w15:done="0"/>
  <w15:commentEx w15:paraId="80000158" w15:done="0"/>
  <w15:commentEx w15:paraId="8000015B" w15:done="0"/>
  <w15:commentEx w15:paraId="8000015E" w15:done="0"/>
  <w15:commentEx w15:paraId="80000161" w15:done="0"/>
  <w15:commentEx w15:paraId="80000164" w15:done="0"/>
  <w15:commentEx w15:paraId="80000167" w15:done="0"/>
  <w15:commentEx w15:paraId="8000016A" w15:done="0"/>
  <w15:commentEx w15:paraId="8000016D" w15:done="0"/>
  <w15:commentEx w15:paraId="80000170" w15:done="0"/>
  <w15:commentEx w15:paraId="800001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Id w16cid:paraId="800000CA" w16cid:durableId="400632C1"/>
  <w16cid:commentId w16cid:paraId="800000CD" w16cid:durableId="0DE902F4"/>
  <w16cid:commentId w16cid:paraId="800000D0" w16cid:durableId="D2E8E98C"/>
  <w16cid:commentId w16cid:paraId="800000D3" w16cid:durableId="1F57C45A"/>
  <w16cid:commentId w16cid:paraId="800000D6" w16cid:durableId="D25BA37D"/>
  <w16cid:commentId w16cid:paraId="800000D9" w16cid:durableId="C9263B91"/>
  <w16cid:commentId w16cid:paraId="800000DC" w16cid:durableId="A9BB25B5"/>
  <w16cid:commentId w16cid:paraId="800000DF" w16cid:durableId="0BDC6FE2"/>
  <w16cid:commentId w16cid:paraId="800000E2" w16cid:durableId="7A9350A0"/>
  <w16cid:commentId w16cid:paraId="800000E5" w16cid:durableId="B724C188"/>
  <w16cid:commentId w16cid:paraId="800000E8" w16cid:durableId="F9DCF846"/>
  <w16cid:commentId w16cid:paraId="800000EB" w16cid:durableId="6EEBA217"/>
  <w16cid:commentId w16cid:paraId="800000EE" w16cid:durableId="4E319A04"/>
  <w16cid:commentId w16cid:paraId="800000F1" w16cid:durableId="7654524A"/>
  <w16cid:commentId w16cid:paraId="800000F4" w16cid:durableId="4ABCFB7B"/>
  <w16cid:commentId w16cid:paraId="800000F5" w16cid:durableId="349F589A"/>
  <w16cid:commentId w16cid:paraId="800000F8" w16cid:durableId="7E8E6F28"/>
  <w16cid:commentId w16cid:paraId="800000FB" w16cid:durableId="85517436"/>
  <w16cid:commentId w16cid:paraId="800000FE" w16cid:durableId="6C48FD7F"/>
  <w16cid:commentId w16cid:paraId="80000101" w16cid:durableId="17D4009D"/>
  <w16cid:commentId w16cid:paraId="80000104" w16cid:durableId="D0A32F32"/>
  <w16cid:commentId w16cid:paraId="80000107" w16cid:durableId="1E42E4CF"/>
  <w16cid:commentId w16cid:paraId="8000010A" w16cid:durableId="7E990E43"/>
  <w16cid:commentId w16cid:paraId="8000010D" w16cid:durableId="2B74EF45"/>
  <w16cid:commentId w16cid:paraId="80000110" w16cid:durableId="5C9862C3"/>
  <w16cid:commentId w16cid:paraId="80000113" w16cid:durableId="C89A2E47"/>
  <w16cid:commentId w16cid:paraId="80000116" w16cid:durableId="CA1DA1B7"/>
  <w16cid:commentId w16cid:paraId="80000119" w16cid:durableId="A7E503F9"/>
  <w16cid:commentId w16cid:paraId="8000011C" w16cid:durableId="811FEAC8"/>
  <w16cid:commentId w16cid:paraId="8000011D" w16cid:durableId="969B6FCE"/>
  <w16cid:commentId w16cid:paraId="8000011E" w16cid:durableId="2C932676"/>
  <w16cid:commentId w16cid:paraId="80000121" w16cid:durableId="67553FBD"/>
  <w16cid:commentId w16cid:paraId="80000124" w16cid:durableId="6E981383"/>
  <w16cid:commentId w16cid:paraId="80000127" w16cid:durableId="6D8C81A3"/>
  <w16cid:commentId w16cid:paraId="8000012A" w16cid:durableId="5A7137E1"/>
  <w16cid:commentId w16cid:paraId="8000012D" w16cid:durableId="086A2807"/>
  <w16cid:commentId w16cid:paraId="80000130" w16cid:durableId="B8264C51"/>
  <w16cid:commentId w16cid:paraId="80000133" w16cid:durableId="4020CA70"/>
  <w16cid:commentId w16cid:paraId="80000136" w16cid:durableId="459DA084"/>
  <w16cid:commentId w16cid:paraId="80000139" w16cid:durableId="8E6902CE"/>
  <w16cid:commentId w16cid:paraId="8000013C" w16cid:durableId="952D2C38"/>
  <w16cid:commentId w16cid:paraId="8000013F" w16cid:durableId="53C8EA5A"/>
  <w16cid:commentId w16cid:paraId="80000142" w16cid:durableId="D052CB89"/>
  <w16cid:commentId w16cid:paraId="80000145" w16cid:durableId="12E9FB4C"/>
  <w16cid:commentId w16cid:paraId="80000148" w16cid:durableId="3C499C3C"/>
  <w16cid:commentId w16cid:paraId="8000014B" w16cid:durableId="B170A815"/>
  <w16cid:commentId w16cid:paraId="8000014E" w16cid:durableId="290910FA"/>
  <w16cid:commentId w16cid:paraId="80000151" w16cid:durableId="2252F9EF"/>
  <w16cid:commentId w16cid:paraId="80000154" w16cid:durableId="8ECF0F63"/>
  <w16cid:commentId w16cid:paraId="80000155" w16cid:durableId="958A8738"/>
  <w16cid:commentId w16cid:paraId="80000158" w16cid:durableId="5709330B"/>
  <w16cid:commentId w16cid:paraId="8000015B" w16cid:durableId="E40841FE"/>
  <w16cid:commentId w16cid:paraId="8000015E" w16cid:durableId="219EA151"/>
  <w16cid:commentId w16cid:paraId="80000161" w16cid:durableId="115A36C7"/>
  <w16cid:commentId w16cid:paraId="80000164" w16cid:durableId="A1C50C43"/>
  <w16cid:commentId w16cid:paraId="80000167" w16cid:durableId="3830CBA6"/>
  <w16cid:commentId w16cid:paraId="8000016A" w16cid:durableId="E55966B1"/>
  <w16cid:commentId w16cid:paraId="8000016D" w16cid:durableId="9B1D6D70"/>
  <w16cid:commentId w16cid:paraId="80000170" w16cid:durableId="1E9CAB82"/>
  <w16cid:commentId w16cid:paraId="80000171" w16cid:durableId="090ED9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F432" w14:textId="77777777" w:rsidR="004C00C6" w:rsidRDefault="004C00C6">
      <w:pPr>
        <w:spacing w:line="240" w:lineRule="auto"/>
      </w:pPr>
      <w:r>
        <w:separator/>
      </w:r>
    </w:p>
  </w:endnote>
  <w:endnote w:type="continuationSeparator" w:id="0">
    <w:p w14:paraId="17C22AF3" w14:textId="77777777" w:rsidR="004C00C6" w:rsidRDefault="004C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5A0D5F-D1EB-5A45-B0C2-87577B281056}"/>
  </w:font>
  <w:font w:name="Courier New">
    <w:panose1 w:val="02070309020205020404"/>
    <w:charset w:val="00"/>
    <w:family w:val="modern"/>
    <w:pitch w:val="fixed"/>
    <w:sig w:usb0="E0002AFF" w:usb1="C0007843" w:usb2="00000009" w:usb3="00000000" w:csb0="000001FF" w:csb1="00000000"/>
    <w:embedRegular r:id="rId2" w:fontKey="{70D60BBE-0E67-3A4B-9934-1151A40597A5}"/>
  </w:font>
  <w:font w:name="Avenir">
    <w:panose1 w:val="02000503020000020003"/>
    <w:charset w:val="00"/>
    <w:family w:val="auto"/>
    <w:pitch w:val="variable"/>
    <w:sig w:usb0="800000AF" w:usb1="5000204A" w:usb2="00000000" w:usb3="00000000" w:csb0="0000009B" w:csb1="00000000"/>
    <w:embedRegular r:id="rId3" w:fontKey="{ADF0AF00-AEB2-684E-B25F-A16EF0536B10}"/>
    <w:embedBold r:id="rId4" w:fontKey="{4AB911C1-5A61-6B44-B4AC-56E8BD1064AE}"/>
    <w:embedItalic r:id="rId5" w:fontKey="{99125A33-0958-3842-893E-FFD165134667}"/>
  </w:font>
  <w:font w:name="Times New Roman">
    <w:panose1 w:val="02020603050405020304"/>
    <w:charset w:val="00"/>
    <w:family w:val="roman"/>
    <w:pitch w:val="variable"/>
    <w:sig w:usb0="E0002EFF" w:usb1="C000785B" w:usb2="00000009" w:usb3="00000000" w:csb0="000001FF" w:csb1="00000000"/>
    <w:embedRegular r:id="rId6" w:fontKey="{EEC108C7-E495-7E4A-B86D-F34015530F4E}"/>
  </w:font>
  <w:font w:name="Garamond">
    <w:panose1 w:val="02020404030301010803"/>
    <w:charset w:val="00"/>
    <w:family w:val="roman"/>
    <w:pitch w:val="variable"/>
    <w:sig w:usb0="00000287" w:usb1="00000002" w:usb2="00000000" w:usb3="00000000" w:csb0="0000009F" w:csb1="00000000"/>
    <w:embedRegular r:id="rId7" w:fontKey="{1D3FF09C-4293-F54F-BFA3-7537F8AA98E5}"/>
    <w:embedBold r:id="rId8" w:fontKey="{59B988D3-90C7-894F-8E30-3CD3570CD286}"/>
  </w:font>
  <w:font w:name="Arial">
    <w:panose1 w:val="020B0604020202020204"/>
    <w:charset w:val="00"/>
    <w:family w:val="swiss"/>
    <w:pitch w:val="variable"/>
    <w:sig w:usb0="E0002AFF" w:usb1="C0007843" w:usb2="00000009" w:usb3="00000000" w:csb0="000001FF" w:csb1="00000000"/>
    <w:embedRegular r:id="rId9" w:fontKey="{7C4BD6E0-2112-8743-8C99-E0B1746F357C}"/>
  </w:font>
  <w:font w:name="Cambria">
    <w:panose1 w:val="02040503050406030204"/>
    <w:charset w:val="00"/>
    <w:family w:val="roman"/>
    <w:pitch w:val="variable"/>
    <w:sig w:usb0="E00002FF" w:usb1="400004FF" w:usb2="00000000" w:usb3="00000000" w:csb0="0000019F" w:csb1="00000000"/>
    <w:embedRegular r:id="rId10" w:fontKey="{9C8156B5-879C-F544-9ECC-AF2ABA5E3224}"/>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embedRegular r:id="rId11" w:fontKey="{E28F6238-A1DB-0A4F-B85E-EFF004EE8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D215" w14:textId="77777777" w:rsidR="004C00C6" w:rsidRDefault="004C00C6">
      <w:pPr>
        <w:spacing w:line="240" w:lineRule="auto"/>
      </w:pPr>
      <w:r>
        <w:separator/>
      </w:r>
    </w:p>
  </w:footnote>
  <w:footnote w:type="continuationSeparator" w:id="0">
    <w:p w14:paraId="117847F3" w14:textId="77777777" w:rsidR="004C00C6" w:rsidRDefault="004C00C6">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r>
        <w:rPr>
          <w:i/>
          <w:iCs/>
          <w:color w:val="000000"/>
        </w:rPr>
        <w:t>,”</w:t>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commentRangeStart w:id="369"/>
      <w:r>
        <w:rPr>
          <w:color w:val="000000"/>
        </w:rPr>
        <w:t xml:space="preserve"> Will Caroll, "Investing in Value: Return on Investment and Workforce Success in State Postsecondary Funding." HCM Strategists. 2025. </w:t>
      </w:r>
      <w:commentRangeEnd w:id="369"/>
      <w:r>
        <w:rPr>
          <w:rStyle w:val="CommentReference"/>
        </w:rPr>
        <w:commentReference w:id="369"/>
      </w:r>
      <w:hyperlink r:id="rId42">
        <w:r>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“Specifications for Resource Analysis (RA) in HEI),” Ohio Department of Education, July 2024, </w:t>
      </w:r>
      <w:hyperlink r:id="rId72">
        <w:r>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rson w15:author="Claude (Bellwether Copyeditor)">
    <w15:presenceInfo w15:providerId="None" w15:userId="claude-copy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4C00C6"/>
    <w:rsid w:val="00621651"/>
    <w:rsid w:val="00840391"/>
    <w:rsid w:val="00C353BC"/>
    <w:rsid w:val="00C5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2026-02-19T21:32:00Z</dcterms:created>
  <dcterms:modified xsi:type="dcterms:W3CDTF">2026-02-19T21:32:00Z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