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xmlns:wps="http://schemas.microsoft.com/office/word/2010/wordprocessingShape" ns1:Ignorable="w14 w15 w16se w16cid w16 w16cex w16sdtdh w16sdtfl w16du wp14">
  <w:body>
    <w:p ns2:paraId="410ED6E9" ns2: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a:graphicData uri="http://schemas.openxmlformats.org/drawingml/2006/picture">
                <pic:pic>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ns2:paraId="7157851A" ns2:textId="77777777" w:rsidR="00621651" w:rsidRDefault="00621651"/>
    <w:p ns2:paraId="459A3C31" ns2:textId="77777777" w:rsidR="00621651" w:rsidRDefault="00621651"/>
    <w:p ns2:paraId="4904067B" ns2:textId="77777777" w:rsidR="00621651" w:rsidRDefault="00621651"/>
    <w:p ns2:paraId="3A797EFD" ns2:textId="77777777" w:rsidR="00621651" w:rsidRDefault="00621651"/>
    <w:p ns2:paraId="620995BC" ns2:textId="77777777" w:rsidR="00621651" w:rsidRDefault="00621651"/>
    <w:p ns2:paraId="24C247BB" ns2:textId="77777777" w:rsidR="00621651" w:rsidRDefault="00621651"/>
    <w:p ns2:paraId="4C46A321" ns2:textId="77777777" w:rsidR="00621651" w:rsidRDefault="00621651"/>
    <w:p ns2:paraId="4CED0CCB" ns2:textId="77777777" w:rsidR="00621651" w:rsidRDefault="00621651"/>
    <w:p ns2:paraId="3D109F7D" ns2:textId="77777777" w:rsidR="00621651" w:rsidRDefault="00621651"/>
    <w:p ns2:paraId="41C34CC9" ns2:textId="77777777" w:rsidR="00621651" w:rsidRDefault="00621651"/>
    <w:p ns2:paraId="7C6594B5" ns2:textId="77777777" w:rsidR="00621651" w:rsidRDefault="00621651"/>
    <w:p ns2:paraId="6006CDDA" ns2:textId="77777777" w:rsidR="00621651" w:rsidRDefault="00621651"/>
    <w:p ns2:paraId="001405D5" ns2:textId="77777777" w:rsidR="00621651" w:rsidRDefault="00621651"/>
    <w:p ns2:paraId="1B30637E" ns2:textId="77777777" w:rsidR="00621651" w:rsidRDefault="00000000">
      <w:pPr>
        <w:pStyle w:val="Title"/>
        <w:rPr>
          <w:b/>
          <w:bCs/>
        </w:rPr>
      </w:pPr>
      <w:commentRangeStart w:id="2"/>
      <w:r>
        <w:rPr>
          <w:b/>
          <w:bCs/>
        </w:rPr>
        <w:t>Formulating Success</w:t>
      </w:r>
    </w:p>
    <w:p ns2:paraId="2A65AB92" ns2:textId="77777777" w:rsidR="00621651" w:rsidRDefault="00000000">
      <w:r>
        <w:rPr>
          <w:i/>
          <w:iCs/>
          <w:sz w:val="30"/>
          <w:szCs w:val="30"/>
        </w:rPr>
        <w:t>A Primer on Outcomes-Based Funding for Higher Education</w:t>
      </w:r>
      <w:commentRangeEnd w:id="2"/>
      <w:r>
        <w:rPr>
          <w:rStyle w:val="CommentReference"/>
          <w:sz w:val="20"/>
          <w:szCs w:val="20"/>
        </w:rPr>
        <w:commentReference w:id="2"/>
      </w:r>
    </w:p>
    <w:p ns2:paraId="1973DC81" ns2:textId="77777777" w:rsidR="00621651" w:rsidRDefault="00621651"/>
    <w:p ns2:paraId="0CDEF9E3" ns2:textId="77777777" w:rsidR="00621651" w:rsidRDefault="00621651"/>
    <w:p ns2:paraId="612535B5" ns2:textId="77777777" w:rsidR="00621651" w:rsidRDefault="00621651"/>
    <w:p ns2:paraId="6B8A3C17" ns2:textId="77777777" w:rsidR="00621651" w:rsidRDefault="00621651"/>
    <w:p ns2:paraId="3130284E" ns2:textId="77777777" w:rsidR="00621651" w:rsidRDefault="00621651"/>
    <w:p ns2:paraId="1F870C08" ns2:textId="77777777" w:rsidR="00621651" w:rsidRDefault="00621651"/>
    <w:p ns2:paraId="1AE564A0" ns2:textId="77777777" w:rsidR="00621651" w:rsidRDefault="00000000">
      <w:r>
        <w:rPr>
          <w:noProof/>
        </w:rPr>
        <ns1:AlternateContent>
          <ns1: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ns2:paraId="49339E55" ns2: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ns1:Choice>
          <ns1: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ns1:Fallback>
        </ns1:AlternateContent>
      </w:r>
    </w:p>
    <w:p ns2:paraId="6D52202B" ns2:textId="77777777" w:rsidR="00621651" w:rsidRDefault="00621651"/>
    <w:p ns2:paraId="02A90DDB" ns2:textId="77777777" w:rsidR="00621651" w:rsidRDefault="00000000">
      <w:r>
        <w:t>By Marisa Mission, Hailly T.N. Korman, Nick Lee, and Colleen Campbell</w:t>
      </w:r>
    </w:p>
    <w:p ns2:paraId="2A85442E" ns2:textId="77777777" w:rsidR="00621651" w:rsidRDefault="00621651"/>
    <w:p ns2:paraId="55956657" ns2: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ns2:paraId="5F83E8FA" ns2:textId="77777777" w:rsidR="00621651" w:rsidRDefault="00000000">
      <w:r>
        <w:br w:type="page"/>
      </w:r>
    </w:p>
    <w:p ns2:paraId="628DA2B3" ns2: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ns2:paraId="6EA78BBC"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ns2:paraId="2CA89BEA"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ns2:paraId="5B723A25"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ns2:paraId="482D8AFD"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ns2:paraId="1639D4D1"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ns2:paraId="43A625A6"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ns2:paraId="57FF3555" ns2: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ns2:paraId="74ADEA86"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ns2:paraId="4F0AFF0E"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ns2:paraId="73E796F9"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ns2:paraId="1697B4F6" ns2: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ns2:paraId="5506076D"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ns2:paraId="6357B411"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ns2:paraId="36A3D75A"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ns2:paraId="4689761B"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ns2:paraId="2284BE8E"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ns2:paraId="598F11C5" ns2: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ns2:paraId="60A997A5" ns2:textId="77777777" w:rsidR="00621651" w:rsidRDefault="00000000">
          <w:r>
            <w:fldChar w:fldCharType="end"/>
          </w:r>
        </w:p>
      </w:sdtContent>
    </w:sdt>
    <w:p ns2:paraId="652B700D" ns2: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ns2:paraId="4E769E21" ns2:textId="77777777" w:rsidR="00621651" w:rsidRDefault="00000000">
      <w:pPr>
        <w:pStyle w:val="Heading1"/>
      </w:pPr>
      <w:bookmarkStart w:id="4" w:name="_w27qnqik63gr" w:colFirst="0" w:colLast="0"/>
      <w:bookmarkEnd w:id="4"/>
      <w:r>
        <w:lastRenderedPageBreak/>
        <w:t>Introduction</w:t>
      </w:r>
    </w:p>
    <w:p ns2:paraId="379D380C" ns2: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w:t>
      </w:r>
      <w:del w:id="1" w:author="Claude" w:date="2026-02-20T16:12:10.469587Z">
        <w:r>
          <w:delText xml:space="preserve">effort to show</w:delText>
        </w:r>
      </w:del>
      <w:ins w:id="2" w:author="Claude" w:date="2026-02-20T16:12:10.469603Z">
        <w:r>
          <w:t xml:space="preserve">efforts to show</w:t>
        </w:r>
      </w:ins>
      <w:r>
        <w:t xml:space="preserve">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ns2:paraId="257BF8F5" ns2: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ns2:paraId="0D8772D9" ns2:textId="77777777">
        <w:trPr>
          <w:trHeight w:val="1690"/>
        </w:trPr>
        <w:tc>
          <w:tcPr>
            <w:tcW w:w="4889" w:type="dxa"/>
          </w:tcPr>
          <w:p ns2:paraId="200A8541" ns2:textId="77777777" w:rsidR="00621651" w:rsidRDefault="00000000">
            <w:r>
              <w:rPr>
                <w:b/>
                <w:bCs/>
              </w:rPr>
              <w:t>Sidebar 1: Defining Outcomes-Based Funding</w:t>
            </w:r>
          </w:p>
          <w:p ns2:paraId="4EA6D592" ns2: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ns2:paraId="715C1C66" ns2:textId="77777777" w:rsidR="00621651" w:rsidRDefault="00621651"/>
          <w:p ns2:paraId="75BA7780" ns2: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ns2:paraId="204DA05D" ns2: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ns2:paraId="5D0DC5BB" ns2:textId="77777777" w:rsidR="00621651" w:rsidRDefault="00621651"/>
    <w:p ns2:paraId="74678EBE" ns2: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ns2:paraId="43DBF9DF" ns2:textId="77777777" w:rsidR="00621651" w:rsidRDefault="00621651"/>
    <w:p ns2:paraId="690DBA99" ns2: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ns2:paraId="4EBC7093" ns2:textId="77777777" w:rsidR="00621651" w:rsidRDefault="00621651"/>
    <w:p ns2:paraId="2E378DF2" ns2:textId="77777777" w:rsidR="00621651" w:rsidRDefault="00000000">
      <w:r>
        <w:t>The goal of this primer is to provide a nuanced but accessible introduction to outcomes-based funding in state postsecondary finance. It reviews where outcomes-based models sit in the broader landscape of state higher education finance, synthesizes </w:t>
      </w:r>
      <w:del w:id="3" w:author="Claude" w:date="2026-02-20T16:12:10.469726Z">
        <w:r>
          <w:delText xml:space="preserve">extant research</w:delText>
        </w:r>
      </w:del>
      <w:ins w:id="4" w:author="Claude" w:date="2026-02-20T16:12:10.469728Z">
        <w:r>
          <w:t xml:space="preserve">existing research</w:t>
        </w:r>
      </w:ins>
      <w:r>
        <w:t xml:space="preserve">,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t>
      </w:r>
      <w:del w:id="20001" w:author="Claude" w:date="2026-02-20T16:12:49.884548Z">
        <w:r>
          <w:delText xml:space="preserve">it is a resource for anyone</w:delText>
        </w:r>
      </w:del>
      <w:ins w:id="20002" w:author="Claude" w:date="2026-02-20T16:12:49.884569Z">
        <w:r>
          <w:t xml:space="preserve">it serves as a resource for policymakers, advocates, funders, and others seeking</w:t>
        </w:r>
      </w:ins>
      <w:r>
        <w:t xml:space="preserve"> — policymakers, advocates, funders, or others — who seeks to understand the opportunities and challenges associated with outcomes-based models. The goal is to equip decision-makers with </w:t>
      </w:r>
      <w:del w:id="5" w:author="Claude" w:date="2026-02-20T16:12:10.469839Z">
        <w:r>
          <w:delText xml:space="preserve">the knowledge needed to make informed decisions</w:delText>
        </w:r>
      </w:del>
      <w:ins w:id="6" w:author="Claude" w:date="2026-02-20T16:12:10.469841Z">
        <w:r>
          <w:t xml:space="preserve">the knowledge they need to make informed decisions</w:t>
        </w:r>
      </w:ins>
      <w:r>
        <w:t xml:space="preserve"> about whether and how to incorporate outcomes-based elements into their state's funding formula.</w:t>
      </w:r>
    </w:p>
    <w:p ns2:paraId="244D4EE3" ns2:textId="77777777" w:rsidR="00621651" w:rsidRDefault="00000000">
      <w:pPr>
        <w:pStyle w:val="Heading1"/>
      </w:pPr>
      <w:bookmarkStart w:id="5" w:name="_4rhz7skqm3xa" w:colFirst="0" w:colLast="0"/>
      <w:bookmarkEnd w:id="5"/>
      <w:r>
        <w:lastRenderedPageBreak/>
        <w:t>Reasons States Consider Outcomes-Based Funding</w:t>
      </w:r>
    </w:p>
    <w:p ns2:paraId="44D8295D" ns2:textId="77777777" w:rsidR="00621651" w:rsidRDefault="00000000">
      <w:pPr>
        <w:pStyle w:val="Heading2"/>
      </w:pPr>
      <w:bookmarkStart w:id="6" w:name="_diducbml4a" w:colFirst="0" w:colLast="0"/>
      <w:bookmarkEnd w:id="6"/>
      <w:r>
        <w:t>Outcomes-based funding models differ significantly from traditional models.</w:t>
      </w:r>
    </w:p>
    <w:p ns2:paraId="33B7B8E4" ns2: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w:t>
      </w:r>
      <w:del w:id="7" w:author="Claude" w:date="2026-02-20T16:12:10.469956Z">
        <w:r>
          <w:delText xml:space="preserve">institutional initiatives, and personnel costs</w:delText>
        </w:r>
      </w:del>
      <w:ins w:id="8" w:author="Claude" w:date="2026-02-20T16:12:10.469957Z">
        <w:r>
          <w:t xml:space="preserve">institutional initiatives, or personnel costs</w:t>
        </w:r>
      </w:ins>
      <w:r>
        <w:t xml:space="preserve">.</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ns2:paraId="2A3CD015" ns2:textId="77777777" w:rsidR="00621651" w:rsidRDefault="00621651"/>
    <w:p ns2:paraId="7A077384" ns2:textId="77777777" w:rsidR="00621651"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w:t>
      </w:r>
      <w:del w:id="9" w:author="Claude" w:date="2026-02-20T16:12:10.470064Z">
        <w:r>
          <w:delText xml:space="preserve">distribute funding in a fairer</w:delText>
        </w:r>
      </w:del>
      <w:ins w:id="10" w:author="Claude" w:date="2026-02-20T16:12:10.470066Z">
        <w:r>
          <w:t xml:space="preserve">distribute funds in a fairer</w:t>
        </w:r>
      </w:ins>
      <w:r>
        <w:t xml:space="preserve">,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ns2:paraId="0AE79082" ns2: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ns2:paraId="709F80F3" ns2: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ns2:paraId="3222CD2F" ns2: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ns2:paraId="7C2654EB" ns2:textId="77777777" w:rsidR="00621651" w:rsidRDefault="00621651"/>
    <w:p ns2:paraId="6594BB32" ns2:textId="77777777" w:rsidR="0062165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ns2:paraId="15DE68B9" ns2: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ns2:paraId="724B2C74" ns2:textId="77777777">
        <w:tc>
          <w:tcPr>
            <w:tcW w:w="7015" w:type="dxa"/>
            <w:gridSpan w:val="3"/>
            <w:tcBorders>
              <w:top w:val="single" w:sz="4" w:space="0" w:color="FFFFFF"/>
              <w:left w:val="single" w:sz="4" w:space="0" w:color="FFFFFF"/>
              <w:right w:val="single" w:sz="4" w:space="0" w:color="FFFFFF"/>
            </w:tcBorders>
          </w:tcPr>
          <w:p ns2:paraId="106448D7" ns2:textId="77777777" w:rsidR="00621651" w:rsidRDefault="00000000">
            <w:pPr>
              <w:rPr>
                <w:b/>
                <w:bCs/>
              </w:rPr>
            </w:pPr>
            <w:r>
              <w:rPr>
                <w:b/>
                <w:bCs/>
              </w:rPr>
              <w:t/>
            </w:r>
            <w:del w:id="75" w:author="Claude" w:date="2026-02-20T16:12:10.477766Z">
              <w:r>
                <w:rPr>
                  <w:b/>
                  <w:bCs/>
                </w:rPr>
                <w:delText xml:space="preserve">Table. Examples</w:delText>
              </w:r>
            </w:del>
            <w:ins w:id="76" w:author="Claude" w:date="2026-02-20T16:12:10.477770Z">
              <w:r>
                <w:rPr>
                  <w:b/>
                  <w:bCs/>
                </w:rPr>
                <w:t xml:space="preserve">Table 1. Examples</w:t>
              </w:r>
            </w:ins>
            <w:r>
              <w:rPr>
                <w:b/>
                <w:bCs/>
              </w:rPr>
              <w:t xml:space="preserve"> of states with formulas that are majority outcomes-based</w:t>
            </w:r>
          </w:p>
        </w:tc>
      </w:tr>
      <w:tr w:rsidR="00621651" ns2:paraId="72378CD9" ns2:textId="77777777">
        <w:tc>
          <w:tcPr>
            <w:tcW w:w="1857" w:type="dxa"/>
          </w:tcPr>
          <w:p ns2:paraId="48F561DD" ns2:textId="77777777" w:rsidR="00621651" w:rsidRDefault="00000000">
            <w:pPr>
              <w:jc w:val="center"/>
              <w:rPr>
                <w:b/>
                <w:bCs/>
              </w:rPr>
            </w:pPr>
            <w:r>
              <w:rPr>
                <w:b/>
                <w:bCs/>
              </w:rPr>
              <w:t>State</w:t>
            </w:r>
          </w:p>
        </w:tc>
        <w:tc>
          <w:tcPr>
            <w:tcW w:w="2013" w:type="dxa"/>
          </w:tcPr>
          <w:p ns2:paraId="08B84191" ns2:textId="77777777" w:rsidR="00621651" w:rsidRDefault="00000000">
            <w:pPr>
              <w:jc w:val="center"/>
              <w:rPr>
                <w:b/>
                <w:bCs/>
              </w:rPr>
            </w:pPr>
            <w:r>
              <w:rPr>
                <w:b/>
                <w:bCs/>
              </w:rPr>
              <w:t>Sector</w:t>
            </w:r>
          </w:p>
        </w:tc>
        <w:tc>
          <w:tcPr>
            <w:tcW w:w="3145" w:type="dxa"/>
          </w:tcPr>
          <w:p ns2:paraId="1FB808D5" ns2:textId="77777777" w:rsidR="00621651" w:rsidRDefault="00000000">
            <w:pPr>
              <w:jc w:val="center"/>
              <w:rPr>
                <w:b/>
                <w:bCs/>
              </w:rPr>
            </w:pPr>
            <w:r>
              <w:rPr>
                <w:b/>
                <w:bCs/>
              </w:rPr>
              <w:t>% of formula tied to outcomes</w:t>
            </w:r>
          </w:p>
        </w:tc>
      </w:tr>
      <w:tr w:rsidR="00621651" ns2:paraId="1A0ED203" ns2:textId="77777777">
        <w:tc>
          <w:tcPr>
            <w:tcW w:w="1857" w:type="dxa"/>
          </w:tcPr>
          <w:p ns2:paraId="582346E2" ns2:textId="77777777" w:rsidR="00621651" w:rsidRDefault="00000000">
            <w:pPr>
              <w:jc w:val="center"/>
            </w:pPr>
            <w:r>
              <w:t>Kentucky</w:t>
            </w:r>
          </w:p>
        </w:tc>
        <w:tc>
          <w:tcPr>
            <w:tcW w:w="2013" w:type="dxa"/>
          </w:tcPr>
          <w:p ns2:paraId="5C633513" ns2:textId="77777777" w:rsidR="00621651" w:rsidRDefault="00000000">
            <w:pPr>
              <w:jc w:val="center"/>
            </w:pPr>
            <w:r>
              <w:t>Four-year</w:t>
            </w:r>
          </w:p>
        </w:tc>
        <w:tc>
          <w:tcPr>
            <w:tcW w:w="3145" w:type="dxa"/>
          </w:tcPr>
          <w:p ns2:paraId="64F80619" ns2:textId="77777777" w:rsidR="00621651" w:rsidRDefault="00000000">
            <w:pPr>
              <w:jc w:val="center"/>
            </w:pPr>
            <w:r>
              <w:t>70%</w:t>
            </w:r>
          </w:p>
        </w:tc>
      </w:tr>
      <w:tr w:rsidR="00621651" ns2:paraId="20EA2BFC" ns2:textId="77777777">
        <w:tc>
          <w:tcPr>
            <w:tcW w:w="1857" w:type="dxa"/>
          </w:tcPr>
          <w:p ns2:paraId="459B8A44" ns2:textId="77777777" w:rsidR="00621651" w:rsidRDefault="00000000">
            <w:pPr>
              <w:jc w:val="center"/>
            </w:pPr>
            <w:r>
              <w:t>Tennessee</w:t>
            </w:r>
          </w:p>
        </w:tc>
        <w:tc>
          <w:tcPr>
            <w:tcW w:w="2013" w:type="dxa"/>
          </w:tcPr>
          <w:p ns2:paraId="7B142FFC" ns2:textId="77777777" w:rsidR="00621651" w:rsidRDefault="00000000">
            <w:pPr>
              <w:jc w:val="center"/>
            </w:pPr>
            <w:r>
              <w:t>Two-year</w:t>
            </w:r>
          </w:p>
        </w:tc>
        <w:tc>
          <w:tcPr>
            <w:tcW w:w="3145" w:type="dxa"/>
          </w:tcPr>
          <w:p ns2:paraId="5081DC38" ns2:textId="77777777" w:rsidR="00621651" w:rsidRDefault="00000000">
            <w:pPr>
              <w:jc w:val="center"/>
            </w:pPr>
            <w:r>
              <w:t>83%</w:t>
            </w:r>
          </w:p>
        </w:tc>
      </w:tr>
      <w:tr w:rsidR="00621651" ns2:paraId="1AEDD8ED" ns2:textId="77777777">
        <w:tc>
          <w:tcPr>
            <w:tcW w:w="1857" w:type="dxa"/>
          </w:tcPr>
          <w:p ns2:paraId="52A61BA4" ns2:textId="77777777" w:rsidR="00621651" w:rsidRDefault="00000000">
            <w:pPr>
              <w:jc w:val="center"/>
            </w:pPr>
            <w:r>
              <w:t>Colorado</w:t>
            </w:r>
          </w:p>
        </w:tc>
        <w:tc>
          <w:tcPr>
            <w:tcW w:w="2013" w:type="dxa"/>
          </w:tcPr>
          <w:p ns2:paraId="497F4C27" ns2:textId="77777777" w:rsidR="00621651" w:rsidRDefault="00000000">
            <w:pPr>
              <w:jc w:val="center"/>
            </w:pPr>
            <w:r>
              <w:t>Four-year</w:t>
            </w:r>
          </w:p>
        </w:tc>
        <w:tc>
          <w:tcPr>
            <w:tcW w:w="3145" w:type="dxa"/>
          </w:tcPr>
          <w:p ns2:paraId="33994B63" ns2:textId="77777777" w:rsidR="00621651" w:rsidRDefault="00000000">
            <w:pPr>
              <w:jc w:val="center"/>
            </w:pPr>
            <w:r>
              <w:t>85%</w:t>
            </w:r>
          </w:p>
        </w:tc>
      </w:tr>
      <w:tr w:rsidR="00621651" ns2:paraId="58F37F21" ns2:textId="77777777">
        <w:tc>
          <w:tcPr>
            <w:tcW w:w="1857" w:type="dxa"/>
          </w:tcPr>
          <w:p ns2:paraId="31A7CC46" ns2:textId="77777777" w:rsidR="00621651" w:rsidRDefault="00000000">
            <w:pPr>
              <w:jc w:val="center"/>
            </w:pPr>
            <w:r>
              <w:t>Ohio</w:t>
            </w:r>
          </w:p>
        </w:tc>
        <w:tc>
          <w:tcPr>
            <w:tcW w:w="2013" w:type="dxa"/>
          </w:tcPr>
          <w:p ns2:paraId="0D545A8C" ns2:textId="77777777" w:rsidR="00621651" w:rsidRDefault="00000000">
            <w:pPr>
              <w:jc w:val="center"/>
            </w:pPr>
            <w:r>
              <w:t>Two- and four-year</w:t>
            </w:r>
          </w:p>
        </w:tc>
        <w:tc>
          <w:tcPr>
            <w:tcW w:w="3145" w:type="dxa"/>
          </w:tcPr>
          <w:p ns2:paraId="78225A6A" ns2:textId="77777777" w:rsidR="00621651" w:rsidRDefault="00000000">
            <w:pPr>
              <w:jc w:val="center"/>
            </w:pPr>
            <w:r>
              <w:t>100%</w:t>
            </w:r>
          </w:p>
        </w:tc>
      </w:tr>
      <w:tr w:rsidR="00621651" ns2:paraId="501FF74A" ns2:textId="77777777">
        <w:tc>
          <w:tcPr>
            <w:tcW w:w="1857" w:type="dxa"/>
          </w:tcPr>
          <w:p ns2:paraId="1061011D" ns2:textId="77777777" w:rsidR="00621651" w:rsidRDefault="00000000">
            <w:pPr>
              <w:jc w:val="center"/>
            </w:pPr>
            <w:r>
              <w:t>Arkansas</w:t>
            </w:r>
          </w:p>
        </w:tc>
        <w:tc>
          <w:tcPr>
            <w:tcW w:w="2013" w:type="dxa"/>
          </w:tcPr>
          <w:p ns2:paraId="74746D21" ns2:textId="77777777" w:rsidR="00621651" w:rsidRDefault="00000000">
            <w:pPr>
              <w:jc w:val="center"/>
            </w:pPr>
            <w:r>
              <w:t>Two-year</w:t>
            </w:r>
          </w:p>
        </w:tc>
        <w:tc>
          <w:tcPr>
            <w:tcW w:w="3145" w:type="dxa"/>
          </w:tcPr>
          <w:p ns2:paraId="318B82A6" ns2:textId="77777777" w:rsidR="00621651" w:rsidRDefault="00000000">
            <w:pPr>
              <w:jc w:val="center"/>
            </w:pPr>
            <w:r>
              <w:t>100%</w:t>
            </w:r>
          </w:p>
        </w:tc>
      </w:tr>
    </w:tbl>
    <w:p ns2:paraId="755EBBAE" ns2:textId="77777777" w:rsidR="00621651"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ns2:paraId="4E52EE55" ns2:textId="77777777" w:rsidR="00621651" w:rsidRDefault="00000000">
      <w:pPr>
        <w:pStyle w:val="Heading2"/>
      </w:pPr>
      <w:bookmarkStart w:id="7" w:name="_7rs0ery0kmu8" w:colFirst="0" w:colLast="0"/>
      <w:bookmarkEnd w:id="7"/>
      <w:r>
        <w:t>Policymakers interested in outcomes-based funding </w:t>
      </w:r>
      <w:del w:id="11" w:author="Claude" w:date="2026-02-20T16:12:10.470185Z">
        <w:r>
          <w:delText xml:space="preserve">often hold common goals</w:delText>
        </w:r>
      </w:del>
      <w:ins w:id="12" w:author="Claude" w:date="2026-02-20T16:12:10.470187Z">
        <w:r>
          <w:t xml:space="preserve">often share common goals</w:t>
        </w:r>
      </w:ins>
      <w:r>
        <w:t xml:space="preserve">.</w:t>
      </w:r>
    </w:p>
    <w:p ns2:paraId="5E8E10EA" ns2: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t>
      </w:r>
      <w:del w:id="13" w:author="Claude" w:date="2026-02-20T16:12:10.470321Z">
        <w:r>
          <w:delText xml:space="preserve">accountability practices to public</w:delText>
        </w:r>
      </w:del>
      <w:ins w:id="14" w:author="Claude" w:date="2026-02-20T16:12:10.470323Z">
        <w:r>
          <w:t xml:space="preserve">accountability to public</w:t>
        </w:r>
      </w:ins>
      <w:r>
        <w:t xml:space="preserve"> investments.</w:t>
      </w:r>
    </w:p>
    <w:p ns2:paraId="0B2BB947" ns2:textId="77777777" w:rsidR="00621651" w:rsidRDefault="00621651"/>
    <w:p ns2:paraId="276F8B39" ns2:textId="77777777" w:rsidR="00621651" w:rsidRDefault="00000000">
      <w:r>
        <w:t>Some see outcomes-based funding as a tool to achieve broader goals linked to the public good. Advocates in Illinois, for example, have worked to </w:t>
      </w:r>
      <w:del w:id="15" w:author="Claude" w:date="2026-02-20T16:12:10.470469Z">
        <w:r>
          <w:delText xml:space="preserve">design elements of funding adequacy into</w:delText>
        </w:r>
      </w:del>
      <w:ins w:id="16" w:author="Claude" w:date="2026-02-20T16:12:10.470471Z">
        <w:r>
          <w:t xml:space="preserve">incorporate elements of funding adequacy into</w:t>
        </w:r>
      </w:ins>
      <w:r>
        <w:t xml:space="preserve"> their proposed formula, recognizing that under-resourced institutions may need additional support to improve outcomes.</w:t>
      </w:r>
      <w:r>
        <w:rPr>
          <w:vertAlign w:val="superscript"/>
        </w:rPr>
        <w:footnoteReference w:id="22"/>
      </w:r>
    </w:p>
    <w:p ns2:paraId="7D3CC68C" ns2:textId="77777777" w:rsidR="00621651" w:rsidRDefault="00621651"/>
    <w:p ns2:paraId="1F99D595" ns2: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ns2:paraId="6BA37E2F" ns2:textId="77777777" w:rsidR="00621651" w:rsidRDefault="00000000">
      <w:pPr>
        <w:pStyle w:val="Heading2"/>
      </w:pPr>
      <w:bookmarkStart w:id="8" w:name="_3d8nr5p7hhpp" w:colFirst="0" w:colLast="0"/>
      <w:bookmarkEnd w:id="8"/>
      <w:r>
        <w:t>Evidence on the effectiveness of these </w:t>
      </w:r>
      <w:del w:id="65" w:author="Claude" w:date="2026-02-20T16:12:10.476345Z">
        <w:r>
          <w:delText xml:space="preserve">models, however, remains</w:delText>
        </w:r>
      </w:del>
      <w:ins w:id="66" w:author="Claude" w:date="2026-02-20T16:12:10.476348Z">
        <w:r>
          <w:t xml:space="preserve">models remains</w:t>
        </w:r>
      </w:ins>
      <w:r>
        <w:t xml:space="preserve"> mixed across different designs and implementations.</w:t>
      </w:r>
    </w:p>
    <w:p ns2:paraId="7A2CAEBB" ns2:textId="77777777" w:rsidR="00621651" w:rsidRDefault="00000000">
      <w:r>
        <w:t>Despite the growing enthusiasm for outcomes-based funding, evidence of its effectiveness remains mixed. Across 12 quantitative evaluations of </w:t>
      </w:r>
      <w:del w:id="17" w:author="Claude" w:date="2026-02-20T16:12:10.470610Z">
        <w:r>
          <w:delText xml:space="preserve">outcomes-based state models</w:delText>
        </w:r>
      </w:del>
      <w:ins w:id="18" w:author="Claude" w:date="2026-02-20T16:12:10.470612Z">
        <w:r>
          <w:t xml:space="preserve">outcomes-based funding models</w:t>
        </w:r>
      </w:ins>
      <w:r>
        <w:t xml:space="preserve">,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ns2:paraId="1F383E16" ns2:textId="77777777" w:rsidR="00621651" w:rsidRDefault="00621651"/>
    <w:p ns2:paraId="4BB29919" ns2:textId="77777777" w:rsidR="00621651" w:rsidRDefault="00000000">
      <w:r>
        <w:t xml:space="preserve"/>
      </w:r>
      <w:del w:id="19" w:author="Claude" w:date="2026-02-20T16:12:10.470750Z">
        <w:r>
          <w:delText xml:space="preserve">There could be several potential</w:delText>
        </w:r>
      </w:del>
      <w:ins w:id="20" w:author="Claude" w:date="2026-02-20T16:12:10.470753Z">
        <w:r>
          <w:t xml:space="preserve">There are several potential</w:t>
        </w:r>
      </w:ins>
      <w:r>
        <w:t xml:space="preserve">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w:t>
      </w:r>
      <w:del w:id="21" w:author="Claude" w:date="2026-02-20T16:12:10.470891Z">
        <w:r>
          <w:delText xml:space="preserve">fail to move the needle</w:delText>
        </w:r>
      </w:del>
      <w:ins w:id="22" w:author="Claude" w:date="2026-02-20T16:12:10.470893Z">
        <w:r>
          <w:t xml:space="preserve">fail to drive meaningful improvement</w:t>
        </w:r>
      </w:ins>
      <w:r>
        <w:t xml:space="preserve">. </w:t>
      </w:r>
    </w:p>
    <w:p ns2:paraId="1DA83C62" ns2:textId="77777777" w:rsidR="00621651" w:rsidRDefault="00621651"/>
    <w:p ns2:paraId="5A214F72" ns2:textId="77777777" w:rsidR="00621651" w:rsidRDefault="00000000">
      <w:r>
        <w:t>Another factor that affects the evidence pool is the wide variation in formula design. A study investigating just one outcome metric — certificate awards — found substantial variation in </w:t>
      </w:r>
      <w:del w:id="79" w:author="Claude" w:date="2026-02-20T16:12:10.478071Z">
        <w:r>
          <w:delText xml:space="preserve">how states defined and used that metric for funding allocations</w:delText>
        </w:r>
      </w:del>
      <w:ins w:id="80" w:author="Claude" w:date="2026-02-20T16:12:10.478073Z">
        <w:r>
          <w:t xml:space="preserve">how states defined and used it for allocating funds</w:t>
        </w:r>
      </w:ins>
      <w:r>
        <w:t xml:space="preserve">.</w:t>
      </w:r>
      <w:r>
        <w:rPr>
          <w:vertAlign w:val="superscript"/>
        </w:rPr>
        <w:footnoteReference w:id="26"/>
      </w:r>
      <w:r>
        <w:t xml:space="preserve"> Combined across multiple different metrics and state contexts, this diversity makes it difficult to truly compare the effectiveness across outcomes-based funding models. </w:t>
      </w:r>
    </w:p>
    <w:p ns2:paraId="4AF1AC11" ns2:textId="77777777" w:rsidR="00621651" w:rsidRDefault="00621651"/>
    <w:p ns2:paraId="3462F858" ns2: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t>
      </w:r>
      <w:del w:id="77" w:author="Claude" w:date="2026-02-20T16:12:10.477928Z">
        <w:r>
          <w:delText xml:space="preserve">may serve as a strategy to push schools to increase</w:delText>
        </w:r>
      </w:del>
      <w:ins w:id="78" w:author="Claude" w:date="2026-02-20T16:12:10.477930Z">
        <w:r>
          <w:t xml:space="preserve">may be an effective strategy to encourage institutions to increase</w:t>
        </w:r>
      </w:ins>
      <w:r>
        <w:t xml:space="preserve"> their focus on student outcomes.</w:t>
      </w:r>
    </w:p>
    <w:p ns2:paraId="53DE1E96" ns2: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ns2:paraId="3DC218E5" ns2:textId="77777777">
        <w:trPr>
          <w:trHeight w:val="3189"/>
        </w:trPr>
        <w:tc>
          <w:tcPr>
            <w:tcW w:w="5250" w:type="dxa"/>
          </w:tcPr>
          <w:p ns2:paraId="0B483970" ns2:textId="77777777" w:rsidR="00621651" w:rsidRDefault="00000000">
            <w:r>
              <w:rPr>
                <w:b/>
                <w:bCs/>
              </w:rPr>
              <w:t>Sidebar: Outcomes-Based Funding as a Policy Tool</w:t>
            </w:r>
          </w:p>
          <w:p ns2:paraId="6CD0221A" ns2:textId="77777777" w:rsidR="00621651" w:rsidRDefault="00000000">
            <w:r>
              <w:t>Using outcomes-based funding as an incentive tool assumes that institutions have the capacity to respond but lack motivation. However, poor performance </w:t>
            </w:r>
            <w:del w:id="23" w:author="Claude" w:date="2026-02-20T16:12:10.471035Z">
              <w:r>
                <w:delText xml:space="preserve">can also be the result</w:delText>
              </w:r>
            </w:del>
            <w:ins w:id="24" w:author="Claude" w:date="2026-02-20T16:12:10.471038Z">
              <w:r>
                <w:t xml:space="preserve">can be the result</w:t>
              </w:r>
            </w:ins>
            <w:r>
              <w:t xml:space="preserve">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ns2:paraId="07B923EE" ns2:textId="77777777" w:rsidR="00621651" w:rsidRDefault="00621651"/>
          <w:p ns2:paraId="64A404E6" ns2:textId="77777777" w:rsidR="00621651" w:rsidRDefault="00000000">
            <w:r>
              <w:t>In these cases, what is </w:t>
            </w:r>
            <w:del w:id="25" w:author="Claude" w:date="2026-02-20T16:12:10.471182Z">
              <w:r>
                <w:delText xml:space="preserve">the appropriate state role in</w:delText>
              </w:r>
            </w:del>
            <w:ins w:id="26" w:author="Claude" w:date="2026-02-20T16:12:10.471185Z">
              <w:r>
                <w:t xml:space="preserve">the appropriate role of the state in</w:t>
              </w:r>
            </w:ins>
            <w:r>
              <w:t xml:space="preserve">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ns2:paraId="035CE88A" ns2:textId="77777777" w:rsidR="00621651" w:rsidRDefault="00621651"/>
          <w:p ns2:paraId="1E51A8B6" ns2:textId="77777777" w:rsidR="00621651" w:rsidRDefault="00000000">
            <w:r>
              <w:t>Moreover, there is the question of whether financial incentives are the right mechanism to change institutional behavior at all. Research suggests that government operates differently from </w:t>
            </w:r>
            <w:del w:id="27" w:author="Claude" w:date="2026-02-20T16:12:10.471338Z">
              <w:r>
                <w:delText xml:space="preserve">business contexts</w:delText>
              </w:r>
            </w:del>
            <w:ins w:id="28" w:author="Claude" w:date="2026-02-20T16:12:10.471339Z">
              <w:r>
                <w:t xml:space="preserve">business</w:t>
              </w:r>
            </w:ins>
            <w:r>
              <w:t xml:space="preserve">,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ns2:paraId="5A41EDAB" ns2:textId="77777777" w:rsidR="0062165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ns2:paraId="2E47A937" ns2:textId="77777777" w:rsidR="00621651" w:rsidRDefault="00621651"/>
    <w:p ns2:paraId="0E3372A2" ns2: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w:t>
      </w:r>
      <w:del w:id="29" w:author="Claude" w:date="2026-02-20T16:12:10.471553Z">
        <w:r>
          <w:delText xml:space="preserve">and filling talent</w:delText>
        </w:r>
      </w:del>
      <w:ins w:id="30" w:author="Claude" w:date="2026-02-20T16:12:10.471555Z">
        <w:r>
          <w:t xml:space="preserve">and for filling talent</w:t>
        </w:r>
      </w:ins>
      <w:r>
        <w:t xml:space="preserve">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w:t>
      </w:r>
      <w:del w:id="31" w:author="Claude" w:date="2026-02-20T16:12:10.471724Z">
        <w:r>
          <w:delText xml:space="preserve">both for historically</w:delText>
        </w:r>
      </w:del>
      <w:ins w:id="32" w:author="Claude" w:date="2026-02-20T16:12:10.471726Z">
        <w:r>
          <w:t xml:space="preserve">for both historically</w:t>
        </w:r>
      </w:ins>
      <w:r>
        <w:t xml:space="preserve"> marginalized groups and students who face unique obstacles.</w:t>
      </w:r>
      <w:r>
        <w:rPr>
          <w:vertAlign w:val="superscript"/>
        </w:rPr>
        <w:footnoteReference w:id="32"/>
      </w:r>
    </w:p>
    <w:p ns2:paraId="66C1678C" ns2:textId="77777777" w:rsidR="00621651" w:rsidRDefault="00621651"/>
    <w:p ns2:paraId="24AE56A1" ns2: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w:t>
      </w:r>
      <w:del w:id="103" w:author="Claude" w:date="2026-02-20T16:12:10.480749Z">
        <w:r>
          <w:delText xml:space="preserve">, but they risk</w:delText>
        </w:r>
      </w:del>
      <w:ins w:id="104" w:author="Claude" w:date="2026-02-20T16:12:10.480752Z">
        <w:r>
          <w:t xml:space="preserve">, but risk</w:t>
        </w:r>
      </w:ins>
      <w:r>
        <w:t xml:space="preserve"> reinforcing a transactional view of higher education that ignores its broader civic and social purposes. </w:t>
      </w:r>
      <w:del w:id="101" w:author="Claude" w:date="2026-02-20T16:12:10.480583Z">
        <w:r>
          <w:delText xml:space="preserve">Broader definitions capture the full</w:delText>
        </w:r>
      </w:del>
      <w:ins w:id="102" w:author="Claude" w:date="2026-02-20T16:12:10.480585Z">
        <w:r>
          <w:t xml:space="preserve">Broader definitions may capture the full</w:t>
        </w:r>
      </w:ins>
      <w:r>
        <w:t xml:space="preserve"> range of returns but are harder to quantify and tie directly to funding.</w:t>
      </w:r>
    </w:p>
    <w:p ns2:paraId="4F3E2020" ns2:textId="77777777" w:rsidR="00621651" w:rsidRDefault="00621651"/>
    <w:p ns2:paraId="1D6349F6" ns2:textId="77777777" w:rsidR="0062165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w:t>
      </w:r>
      <w:del w:id="67" w:author="Claude" w:date="2026-02-20T16:12:10.476550Z">
        <w:r>
          <w:delText xml:space="preserve">critical, but lower-earning</w:delText>
        </w:r>
      </w:del>
      <w:ins w:id="68" w:author="Claude" w:date="2026-02-20T16:12:10.476553Z">
        <w:r>
          <w:t xml:space="preserve">critical but lower-earning</w:t>
        </w:r>
      </w:ins>
      <w:r>
        <w:t xml:space="preserve"> fields (e.g., teaching).</w:t>
      </w:r>
    </w:p>
    <w:p ns2:paraId="05193026" ns2:textId="77777777" w:rsidR="00621651" w:rsidRDefault="00621651"/>
    <w:p ns2:paraId="3258C3C0" ns2:textId="77777777" w:rsidR="00621651" w:rsidRDefault="00000000">
      <w:r>
        <w:t>Outcomes-based funding policies require policymakers to balance competing priorities and determine what is most relevant, </w:t>
      </w:r>
      <w:del w:id="69" w:author="Claude" w:date="2026-02-20T16:12:10.476822Z">
        <w:r>
          <w:delText xml:space="preserve">high-priority, and applicable</w:delText>
        </w:r>
      </w:del>
      <w:ins w:id="70" w:author="Claude" w:date="2026-02-20T16:12:10.476830Z">
        <w:r>
          <w:t xml:space="preserve">high priority, and applicable</w:t>
        </w:r>
      </w:ins>
      <w:r>
        <w:t xml:space="preserve"> in their state context. Designing outcomes-based systems that reflect the full public value of higher education thus requires a nuanced conversation about what "outcomes" and "return on investment" mean to different stakeholders.</w:t>
      </w:r>
    </w:p>
    <w:p ns2:paraId="125A5B18" ns2:textId="77777777" w:rsidR="00621651" w:rsidRDefault="00000000">
      <w:pPr>
        <w:pStyle w:val="Heading1"/>
      </w:pPr>
      <w:bookmarkStart w:id="10" w:name="_vhvc6ksq2ln" w:colFirst="0" w:colLast="0"/>
      <w:bookmarkEnd w:id="10"/>
      <w:r>
        <w:t>Design Considerations for Outcomes-Based Models</w:t>
      </w:r>
    </w:p>
    <w:p ns2:paraId="2F655FFE" ns2: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w:t>
      </w:r>
      <w:del w:id="33" w:author="Claude" w:date="2026-02-20T16:12:10.471898Z">
        <w:r>
          <w:delText xml:space="preserve">Each aspect also includes</w:delText>
        </w:r>
      </w:del>
      <w:ins w:id="34" w:author="Claude" w:date="2026-02-20T16:12:10.471900Z">
        <w:r>
          <w:t xml:space="preserve">Each section also includes</w:t>
        </w:r>
      </w:ins>
      <w:r>
        <w:t xml:space="preserve"> an example of an existing outcomes-based formula that was crafted creatively or thoughtfully to meet that state’s priorities. These are not necessarily exemplars, but can </w:t>
      </w:r>
      <w:del w:id="35" w:author="Claude" w:date="2026-02-20T16:12:10.472071Z">
        <w:r>
          <w:delText xml:space="preserve">help to highlight</w:delText>
        </w:r>
      </w:del>
      <w:ins w:id="36" w:author="Claude" w:date="2026-02-20T16:12:10.472073Z">
        <w:r>
          <w:t xml:space="preserve">help highlight</w:t>
        </w:r>
      </w:ins>
      <w:r>
        <w:t xml:space="preserve"> unconventional or newer approaches for consideration. At the end of this section is also a list of questions to guide interested stakeholders in thinking holistically about outcomes-based model design.</w:t>
      </w:r>
    </w:p>
    <w:p ns2:paraId="5F20568F" ns2: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ns2:paraId="76A58A22" ns2:textId="77777777" w:rsidR="00621651" w:rsidRDefault="00000000">
      <w:r>
        <w:t>The first and most critical step in designing an outcomes-based funding model </w:t>
      </w:r>
      <w:del w:id="37" w:author="Claude" w:date="2026-02-20T16:12:10.472240Z">
        <w:r>
          <w:delText xml:space="preserve">is aligning stakeholders</w:delText>
        </w:r>
      </w:del>
      <w:ins w:id="38" w:author="Claude" w:date="2026-02-20T16:12:10.472241Z">
        <w:r>
          <w:t xml:space="preserve">is to align stakeholders</w:t>
        </w:r>
      </w:ins>
      <w:r>
        <w:t xml:space="preserve">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w:t>
      </w:r>
      <w:del w:id="81" w:author="Claude" w:date="2026-02-20T16:12:10.478243Z">
        <w:r>
          <w:delText xml:space="preserve">may blunt any incentive</w:delText>
        </w:r>
      </w:del>
      <w:ins w:id="82" w:author="Claude" w:date="2026-02-20T16:12:10.478245Z">
        <w:r>
          <w:t xml:space="preserve">could blunt any incentive</w:t>
        </w:r>
      </w:ins>
      <w:r>
        <w:t xml:space="preserve"> to </w:t>
      </w:r>
      <w:del w:id="83" w:author="Claude" w:date="2026-02-20T16:12:10.478413Z">
        <w:r>
          <w:delText xml:space="preserve">move the needle on any one outcome</w:delText>
        </w:r>
      </w:del>
      <w:ins w:id="84" w:author="Claude" w:date="2026-02-20T16:12:10.478415Z">
        <w:r>
          <w:t xml:space="preserve">drive improvement on any single outcome</w:t>
        </w:r>
      </w:ins>
      <w:r>
        <w:t xml:space="preserve"> as institutions spread their efforts thin trying to satisfy competing demands.</w:t>
      </w:r>
    </w:p>
    <w:p ns2:paraId="47B1208E" ns2: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635051A9" ns2:textId="77777777">
        <w:tc>
          <w:tcPr>
            <w:tcW w:w="10070" w:type="dxa"/>
            <w:shd w:val="clear" w:color="auto" w:fill="CCE4E7"/>
          </w:tcPr>
          <w:p ns2:paraId="713AB822" ns2:textId="77777777" w:rsidR="00621651" w:rsidRDefault="00000000">
            <w:pPr>
              <w:rPr>
                <w:b/>
                <w:bCs/>
              </w:rPr>
            </w:pPr>
            <w:r>
              <w:rPr>
                <w:b/>
                <w:bCs/>
              </w:rPr>
              <w:t>Example: </w:t>
            </w:r>
            <w:del w:id="10005" w:author="Claude" w:date="2026-02-20T16:12:32.661854Z">
              <w:r>
                <w:rPr>
                  <w:b/>
                  <w:bCs/>
                </w:rPr>
                <w:delText xml:space="preserve">Texas's</w:delText>
              </w:r>
            </w:del>
            <w:ins w:id="10006" w:author="Claude" w:date="2026-02-20T16:12:32.661864Z">
              <w:r>
                <w:rPr>
                  <w:b/>
                  <w:bCs/>
                </w:rPr>
                <w:t xml:space="preserve">Texas'</w:t>
              </w:r>
            </w:ins>
            <w:r>
              <w:rPr>
                <w:b/>
                <w:bCs/>
              </w:rPr>
              <w:t xml:space="preserve"> revamped two-year formula links funding directly to state policy goals by prioritizing high-value credentials.</w:t>
            </w:r>
          </w:p>
          <w:p ns2:paraId="74B6D44E" ns2:textId="77777777" w:rsidR="00621651" w:rsidRDefault="00621651"/>
          <w:p ns2:paraId="24FB9A04" ns2: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ns2:paraId="1B59A1CE" ns2:textId="77777777" w:rsidR="00621651" w:rsidRDefault="00621651"/>
    <w:p ns2:paraId="58A11468" ns2:textId="77777777" w:rsidR="00621651" w:rsidRDefault="00000000">
      <w:r>
        <w:t>While traditional </w:t>
      </w:r>
      <w:del w:id="63" w:author="Claude" w:date="2026-02-20T16:12:10.476191Z">
        <w:r>
          <w:delText xml:space="preserve">metrics like completion rates</w:delText>
        </w:r>
      </w:del>
      <w:ins w:id="64" w:author="Claude" w:date="2026-02-20T16:12:10.476195Z">
        <w:r>
          <w:t xml:space="preserve">metrics, such as completion rates</w:t>
        </w:r>
      </w:ins>
      <w:r>
        <w:t xml:space="preserve">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ns2:paraId="3698B8F1" ns2: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253FA7B5" ns2:textId="77777777">
        <w:tc>
          <w:tcPr>
            <w:tcW w:w="10070" w:type="dxa"/>
            <w:shd w:val="clear" w:color="auto" w:fill="CCE4E7"/>
          </w:tcPr>
          <w:p ns2:paraId="1BFBC341" ns2:textId="77777777" w:rsidR="00621651" w:rsidRDefault="00000000">
            <w:pPr>
              <w:rPr>
                <w:b/>
                <w:bCs/>
              </w:rPr>
            </w:pPr>
            <w:r>
              <w:rPr>
                <w:b/>
                <w:bCs/>
              </w:rPr>
              <w:t>Example: Indiana’s revised funding model for both two- and four-year institutions recognizes disparate declines in outcomes for low-income and adult students.</w:t>
            </w:r>
          </w:p>
          <w:p ns2:paraId="247E55F4" ns2:textId="77777777" w:rsidR="00621651" w:rsidRDefault="00621651"/>
          <w:p ns2:paraId="1DB4341B" ns2: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ns2:paraId="16119190" ns2:textId="77777777" w:rsidR="00621651" w:rsidRDefault="00621651"/>
    <w:p ns2:paraId="3B0A0DBD" ns2: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be included to achieve </w:t>
      </w:r>
      <w:del w:id="85" w:author="Claude" w:date="2026-02-20T16:12:10.478621Z">
        <w:r>
          <w:delText xml:space="preserve">those results</w:delText>
        </w:r>
      </w:del>
      <w:ins w:id="86" w:author="Claude" w:date="2026-02-20T16:12:10.478623Z">
        <w:r>
          <w:t xml:space="preserve">the desired results</w:t>
        </w:r>
      </w:ins>
      <w:r>
        <w:t xml:space="preserve">. Institutions facing </w:t>
      </w:r>
      <w:del w:id="87" w:author="Claude" w:date="2026-02-20T16:12:10.478815Z">
        <w:r>
          <w:delText xml:space="preserve">enrollment declines or changing</w:delText>
        </w:r>
      </w:del>
      <w:ins w:id="88" w:author="Claude" w:date="2026-02-20T16:12:10.478818Z">
        <w:r>
          <w:t xml:space="preserve">declining enrollment or changing</w:t>
        </w:r>
      </w:ins>
      <w:r>
        <w:t xml:space="preserve"> demographics that affect other portions of their funding thus can still earn state funding for delivering high-quality programs.</w:t>
      </w:r>
    </w:p>
    <w:p ns2:paraId="0BBDEFFE" ns2: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2DA8F3DC" ns2:textId="77777777">
        <w:tc>
          <w:tcPr>
            <w:tcW w:w="10070" w:type="dxa"/>
            <w:shd w:val="clear" w:color="auto" w:fill="CCE4E7"/>
          </w:tcPr>
          <w:p ns2:paraId="10AC9F12" ns2:textId="77777777" w:rsidR="00621651" w:rsidRDefault="00000000">
            <w:pPr>
              <w:rPr>
                <w:b/>
                <w:bCs/>
              </w:rPr>
            </w:pPr>
            <w:r>
              <w:rPr>
                <w:b/>
                <w:bCs/>
              </w:rPr>
              <w:t>Example: Tennessee's two- and four-year funding formulas reward institutions for high-quality programming in addition to student outcomes.</w:t>
            </w:r>
          </w:p>
          <w:p ns2:paraId="495F2711" ns2:textId="77777777" w:rsidR="00621651" w:rsidRDefault="00621651"/>
          <w:p ns2:paraId="626A937C" ns2:textId="77777777" w:rsidR="00621651" w:rsidRDefault="00000000">
            <w:r>
              <w:t/>
            </w:r>
            <w:del w:id="89" w:author="Claude" w:date="2026-02-20T16:12:10.479017Z">
              <w:r>
                <w:delText xml:space="preserve">Tennessee offers an example of how</w:delText>
              </w:r>
            </w:del>
            <w:ins w:id="90" w:author="Claude" w:date="2026-02-20T16:12:10.479019Z">
              <w:r>
                <w:t xml:space="preserve">Tennessee illustrates how</w:t>
              </w:r>
            </w:ins>
            <w:r>
              <w:t xml:space="preserve">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w:t>
            </w:r>
            <w:del w:id="73" w:author="Claude" w:date="2026-02-20T16:12:10.477651Z">
              <w:r>
                <w:delText xml:space="preserve">accreditors as measured</w:delText>
              </w:r>
            </w:del>
            <w:ins w:id="74" w:author="Claude" w:date="2026-02-20T16:12:10.477655Z">
              <w:r>
                <w:t xml:space="preserve">accreditors, as measured</w:t>
              </w:r>
            </w:ins>
            <w:r>
              <w:t xml:space="preserve">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ns2:paraId="45A00368" ns2:textId="77777777" w:rsidR="00621651" w:rsidRDefault="00621651"/>
    <w:p ns2:paraId="26AF875F" ns2: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ns2:paraId="36E91224" ns2:textId="77777777" w:rsidR="00621651" w:rsidRDefault="00621651"/>
    <w:p ns2:paraId="2669C59F" ns2: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ns2:paraId="42CF36BC" ns2: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65FE0AAE" ns2:textId="77777777">
        <w:tc>
          <w:tcPr>
            <w:tcW w:w="10070" w:type="dxa"/>
            <w:shd w:val="clear" w:color="auto" w:fill="CCE4E7"/>
          </w:tcPr>
          <w:p ns2:paraId="22739933" ns2:textId="77777777" w:rsidR="00621651" w:rsidRDefault="00000000">
            <w:pPr>
              <w:rPr>
                <w:b/>
                <w:bCs/>
              </w:rPr>
            </w:pPr>
            <w:r>
              <w:rPr>
                <w:b/>
                <w:bCs/>
              </w:rPr>
              <w:t>Example: Michigan’s two-year funding formula offers an example of a creative metric measuring how institutions contribute to their local communities.</w:t>
            </w:r>
          </w:p>
          <w:p ns2:paraId="47C8F745" ns2:textId="77777777" w:rsidR="00621651" w:rsidRDefault="00621651"/>
          <w:p ns2:paraId="03C2DF52" ns2: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ns2:paraId="5DEC9066" ns2:textId="77777777" w:rsidR="00621651" w:rsidRDefault="00621651"/>
    <w:p ns2:paraId="576C7511" ns2:textId="77777777" w:rsidR="00621651" w:rsidRDefault="00000000">
      <w:r>
        <w:t>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w:t>
      </w:r>
      <w:del w:id="10001" w:author="Claude" w:date="2026-02-20T16:12:32.661413Z">
        <w:r>
          <w:delText xml:space="preserve">don't capture</w:delText>
        </w:r>
      </w:del>
      <w:ins w:id="10002" w:author="Claude" w:date="2026-02-20T16:12:32.661424Z">
        <w:r>
          <w:t xml:space="preserve">do not capture</w:t>
        </w:r>
      </w:ins>
      <w:r>
        <w:t xml:space="preserv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w:t>
      </w:r>
      <w:del w:id="10003" w:author="Claude" w:date="2026-02-20T16:12:32.661672Z">
        <w:r>
          <w:delText xml:space="preserve">isn't one</w:delText>
        </w:r>
      </w:del>
      <w:ins w:id="10004" w:author="Claude" w:date="2026-02-20T16:12:32.661674Z">
        <w:r>
          <w:t xml:space="preserve">is not one</w:t>
        </w:r>
      </w:ins>
      <w:r>
        <w:t xml:space="preserve"> right way to design an outcomes-based model, and that thoughtful experimentation with new approaches may better align funding with the multifaceted goals of higher education.</w:t>
      </w:r>
    </w:p>
    <w:p ns2:paraId="76D3E91C" ns2:textId="77777777" w:rsidR="00621651" w:rsidRDefault="00000000">
      <w:pPr>
        <w:pStyle w:val="Heading2"/>
      </w:pPr>
      <w:bookmarkStart w:id="12" w:name="_qn8y1kl7svwr" w:colFirst="0" w:colLast="0"/>
      <w:bookmarkEnd w:id="12"/>
      <w:r>
        <w:t>Different ways of calculating and distributing funding can also shape institutional behavior.</w:t>
      </w:r>
    </w:p>
    <w:p ns2:paraId="3AA2D281" ns2:textId="77777777" w:rsidR="00621651" w:rsidRDefault="00000000">
      <w:r>
        <w:t>The metrics themselves are only part of the story: How those metrics are used can significantly alter both funding levels and institutional behavior. </w:t>
      </w:r>
      <w:del w:id="57" w:author="Claude" w:date="2026-02-20T16:12:10.474566Z">
        <w:r>
          <w:delText xml:space="preserve">Different methods of calculation</w:delText>
        </w:r>
      </w:del>
      <w:ins w:id="58" w:author="Claude" w:date="2026-02-20T16:12:10.474568Z">
        <w:r>
          <w:t xml:space="preserve">Different calculation methods</w:t>
        </w:r>
      </w:ins>
      <w:r>
        <w:t xml:space="preserve">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w:t>
      </w:r>
      <w:del w:id="55" w:author="Claude" w:date="2026-02-20T16:12:10.474346Z">
        <w:r>
          <w:delText xml:space="preserve">increases in credentials in those</w:delText>
        </w:r>
      </w:del>
      <w:ins w:id="56" w:author="Claude" w:date="2026-02-20T16:12:10.474348Z">
        <w:r>
          <w:t xml:space="preserve">increased credentials in those</w:t>
        </w:r>
      </w:ins>
      <w:r>
        <w:t xml:space="preserve"> fields.</w:t>
      </w:r>
      <w:r>
        <w:rPr>
          <w:vertAlign w:val="superscript"/>
        </w:rPr>
        <w:footnoteReference w:id="49"/>
      </w:r>
    </w:p>
    <w:p ns2:paraId="137277F5" ns2:textId="77777777" w:rsidR="00621651" w:rsidRDefault="00621651"/>
    <w:p ns2:paraId="2970A45C" ns2: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ns2:paraId="615E134B" ns2: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6ACA7026" ns2:textId="77777777">
        <w:tc>
          <w:tcPr>
            <w:tcW w:w="10070" w:type="dxa"/>
            <w:shd w:val="clear" w:color="auto" w:fill="CCE4E7"/>
          </w:tcPr>
          <w:p ns2:paraId="71171516" ns2: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ns2:paraId="1D90DBF7" ns2:textId="77777777" w:rsidR="00621651" w:rsidRDefault="00621651"/>
          <w:p ns2:paraId="595346A8" ns2: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ns2:paraId="733D48D4" ns2:textId="77777777" w:rsidR="00621651" w:rsidRDefault="00621651"/>
    <w:p ns2:paraId="111FE3EE" ns2:textId="77777777" w:rsidR="00621651" w:rsidRDefault="00000000">
      <w:r>
        <w:t>Distribution methods — or, how funding is allocated after metrics are calculated — also matter. In some states, </w:t>
      </w:r>
      <w:del w:id="93" w:author="Claude" w:date="2026-02-20T16:12:10.479750Z">
        <w:r>
          <w:delText xml:space="preserve">funding is distributed based</w:delText>
        </w:r>
      </w:del>
      <w:ins w:id="94" w:author="Claude" w:date="2026-02-20T16:12:10.479753Z">
        <w:r>
          <w:t xml:space="preserve">funds are distributed based</w:t>
        </w:r>
      </w:ins>
      <w:r>
        <w:t xml:space="preserve"> on an institution's individual performance relative to other institutions in the state. This approach incentivizes cross-institution competition, </w:t>
      </w:r>
      <w:del w:id="95" w:author="Claude" w:date="2026-02-20T16:12:10.479963Z">
        <w:r>
          <w:delText xml:space="preserve">which may drive higher outcomes but could also discourage</w:delText>
        </w:r>
      </w:del>
      <w:ins w:id="96" w:author="Claude" w:date="2026-02-20T16:12:10.479965Z">
        <w:r>
          <w:t xml:space="preserve">which can drive higher outcomes but also discourage</w:t>
        </w:r>
      </w:ins>
      <w:r>
        <w:t xml:space="preserve"> statewide collaboration. Other states opt to compare IHEs’ current metrics against their past performance, to account for </w:t>
      </w:r>
      <w:del w:id="39" w:author="Claude" w:date="2026-02-20T16:12:10.472461Z">
        <w:r>
          <w:delText xml:space="preserve">variety in institutional context</w:delText>
        </w:r>
      </w:del>
      <w:ins w:id="40" w:author="Claude" w:date="2026-02-20T16:12:10.472464Z">
        <w:r>
          <w:t xml:space="preserve">variations in institutional contexts</w:t>
        </w:r>
      </w:ins>
      <w:r>
        <w:t xml:space="preserve">. If institutions are competing against themselves, leaders may feel as though it is more realistic to drive increases in student outcomes, rather than competing with an </w:t>
      </w:r>
      <w:del w:id="97" w:author="Claude" w:date="2026-02-20T16:12:10.480181Z">
        <w:r>
          <w:delText xml:space="preserve">IHE who might</w:delText>
        </w:r>
      </w:del>
      <w:ins w:id="98" w:author="Claude" w:date="2026-02-20T16:12:10.480182Z">
        <w:r>
          <w:t xml:space="preserve">IHE that might</w:t>
        </w:r>
      </w:ins>
      <w:r>
        <w:t xml:space="preserve"> have different population demographics or local revenue bases.</w:t>
      </w:r>
    </w:p>
    <w:p ns2:paraId="0F77DF21" ns2: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4F3FE8B0" ns2:textId="77777777">
        <w:tc>
          <w:tcPr>
            <w:tcW w:w="10070" w:type="dxa"/>
            <w:shd w:val="clear" w:color="auto" w:fill="CCE4E7"/>
          </w:tcPr>
          <w:p ns2:paraId="04B7BB46" ns2:textId="77777777" w:rsidR="00621651" w:rsidRDefault="00000000">
            <w:pPr>
              <w:rPr>
                <w:b/>
                <w:bCs/>
              </w:rPr>
            </w:pPr>
            <w:r>
              <w:rPr>
                <w:b/>
                <w:bCs/>
              </w:rPr>
              <w:t>Example: The four-year formulas in Kentucky and Colorado offer a juxtaposition of two different approaches to distributing funding.</w:t>
            </w:r>
          </w:p>
          <w:p ns2:paraId="17982E72" ns2:textId="77777777" w:rsidR="00621651" w:rsidRDefault="00621651"/>
          <w:p ns2:paraId="443A7FDD" ns2: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w:t>
            </w:r>
            <w:del w:id="59" w:author="Claude" w:date="2026-02-20T16:12:10.474774Z">
              <w:r>
                <w:delText xml:space="preserve">each other rather</w:delText>
              </w:r>
            </w:del>
            <w:ins w:id="60" w:author="Claude" w:date="2026-02-20T16:12:10.474777Z">
              <w:r>
                <w:t xml:space="preserve">one another rather</w:t>
              </w:r>
            </w:ins>
            <w:r>
              <w:t xml:space="preserve"> than working toward shared statewide goals.</w:t>
            </w:r>
          </w:p>
          <w:p ns2:paraId="134820D2" ns2:textId="77777777" w:rsidR="00621651" w:rsidRDefault="00621651"/>
          <w:p ns2:paraId="511FE278" ns2: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ns2:paraId="61CE92A2" ns2: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ns2:paraId="4CDC43DE" ns2: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ns2:paraId="39246E85" ns2:textId="77777777" w:rsidR="00621651" w:rsidRDefault="00621651"/>
    <w:p ns2:paraId="45B0BA1C" ns2:textId="77777777" w:rsidR="00621651" w:rsidRDefault="00000000">
      <w:r>
        <w:t>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w:t>
      </w:r>
      <w:del w:id="41" w:author="Claude" w:date="2026-02-20T16:12:10.472689Z">
        <w:r>
          <w:delText xml:space="preserve">align budgets and programs</w:delText>
        </w:r>
      </w:del>
      <w:ins w:id="42" w:author="Claude" w:date="2026-02-20T16:12:10.472690Z">
        <w:r>
          <w:t xml:space="preserve">align their budgets and programs</w:t>
        </w:r>
      </w:ins>
      <w:r>
        <w:t xml:space="preserve"> with new requirements. Finally, states should plan continuous improvement cycles to evaluate and refine their formulas over time. Only by tracking data and </w:t>
      </w:r>
      <w:del w:id="43" w:author="Claude" w:date="2026-02-20T16:12:10.472911Z">
        <w:r>
          <w:delText xml:space="preserve">analyzing change over</w:delText>
        </w:r>
      </w:del>
      <w:ins w:id="44" w:author="Claude" w:date="2026-02-20T16:12:10.472913Z">
        <w:r>
          <w:t xml:space="preserve">analyzing changes over</w:t>
        </w:r>
      </w:ins>
      <w:r>
        <w:t xml:space="preserve"> time </w:t>
      </w:r>
      <w:del w:id="99" w:author="Claude" w:date="2026-02-20T16:12:10.480410Z">
        <w:r>
          <w:delText xml:space="preserve">will stakeholders learn</w:delText>
        </w:r>
      </w:del>
      <w:ins w:id="100" w:author="Claude" w:date="2026-02-20T16:12:10.480413Z">
        <w:r>
          <w:t xml:space="preserve">will stakeholders be able to learn</w:t>
        </w:r>
      </w:ins>
      <w:r>
        <w:t xml:space="preserve"> whether an outcomes-based funding model has achieved its goals.</w:t>
      </w:r>
      <w:r>
        <w:rPr>
          <w:vertAlign w:val="superscript"/>
        </w:rPr>
        <w:footnoteReference w:id="55"/>
      </w:r>
    </w:p>
    <w:p ns2:paraId="27E09D30" ns2: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ns2:paraId="4F3F4316" ns2:textId="77777777">
        <w:tc>
          <w:tcPr>
            <w:tcW w:w="10070" w:type="dxa"/>
            <w:shd w:val="clear" w:color="auto" w:fill="CCE4E7"/>
          </w:tcPr>
          <w:p ns2:paraId="6EFB0C2F" ns2: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ns2:paraId="300F476F" ns2:textId="77777777" w:rsidR="00621651" w:rsidRDefault="00621651"/>
          <w:p ns2:paraId="5534376D" ns2:textId="77777777" w:rsidR="00621651" w:rsidRDefault="00000000">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ns2:paraId="48FD91D0" ns2:textId="77777777" w:rsidR="00621651" w:rsidRDefault="00621651">
      <w:pPr>
        <w:pBdr>
          <w:bottom w:val="single" w:sz="4" w:space="1" w:color="000000"/>
        </w:pBdr>
      </w:pPr>
    </w:p>
    <w:p ns2:paraId="42CFA4D7" ns2:textId="77777777" w:rsidR="00621651" w:rsidRDefault="00621651">
      <w:pPr>
        <w:pBdr>
          <w:bottom w:val="single" w:sz="4" w:space="1" w:color="000000"/>
        </w:pBdr>
      </w:pPr>
    </w:p>
    <w:p ns2:paraId="32F3A280" ns2:textId="77777777" w:rsidR="00621651" w:rsidRDefault="00000000">
      <w:pPr>
        <w:pStyle w:val="Heading2"/>
      </w:pPr>
      <w:bookmarkStart w:id="14" w:name="_370dcquczn93" w:colFirst="0" w:colLast="0"/>
      <w:bookmarkEnd w:id="14"/>
      <w:r>
        <w:t>Questions to Consider</w:t>
      </w:r>
    </w:p>
    <w:p ns2:paraId="47ADCC89" ns2:textId="77777777" w:rsidR="00621651" w:rsidRDefault="00000000">
      <w:r>
        <w:t>As states contemplate whether to adopt or revise outcomes-based funding models, several questions can help </w:t>
      </w:r>
      <w:del w:id="45" w:author="Claude" w:date="2026-02-20T16:12:10.473125Z">
        <w:r>
          <w:delText xml:space="preserve">guide discussion and</w:delText>
        </w:r>
      </w:del>
      <w:ins w:id="46" w:author="Claude" w:date="2026-02-20T16:12:10.473128Z">
        <w:r>
          <w:t xml:space="preserve">guide discussions and</w:t>
        </w:r>
      </w:ins>
      <w:r>
        <w:t xml:space="preserve"> decision-making:</w:t>
      </w:r>
    </w:p>
    <w:p ns2:paraId="718C7AE9" ns2:textId="77777777" w:rsidR="00621651" w:rsidRDefault="00621651"/>
    <w:p ns2:paraId="35542000" ns2: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ns2:paraId="775C744B" ns2:textId="77777777" w:rsidR="00621651" w:rsidRDefault="00621651">
      <w:pPr>
        <w:rPr>
          <w:b/>
          <w:bCs/>
        </w:rPr>
      </w:pPr>
    </w:p>
    <w:p ns2:paraId="30E64859" ns2: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ns2:paraId="0D7255C7" ns2:textId="77777777" w:rsidR="00621651" w:rsidRDefault="00621651">
      <w:pPr>
        <w:rPr>
          <w:b/>
          <w:bCs/>
        </w:rPr>
      </w:pPr>
    </w:p>
    <w:p ns2:paraId="765165CB" ns2:textId="77777777" w:rsidR="00621651" w:rsidRDefault="00000000">
      <w:r>
        <w:rPr>
          <w:b/>
          <w:bCs/>
        </w:rPr>
        <w:lastRenderedPageBreak/>
        <w:t>Given a state’s specific context, how much funding is appropriate for incentivizing </w:t>
      </w:r>
      <w:del w:id="47" w:author="Claude" w:date="2026-02-20T16:12:10.473349Z">
        <w:r>
          <w:rPr>
            <w:b/>
            <w:bCs/>
          </w:rPr>
          <w:delText xml:space="preserve">behavior change without</w:delText>
        </w:r>
      </w:del>
      <w:ins w:id="48" w:author="Claude" w:date="2026-02-20T16:12:10.473363Z">
        <w:r>
          <w:rPr>
            <w:b/>
            <w:bCs/>
          </w:rPr>
          <w:t xml:space="preserve">behavioral change without</w:t>
        </w:r>
      </w:ins>
      <w:r>
        <w:rPr>
          <w:b/>
          <w:bCs/>
        </w:rPr>
        <w:t xml:space="preserve"> adverse effects?</w:t>
      </w:r>
      <w:r>
        <w:t xml:space="preserve"> Tying too little funding to outcomes may fail to motivate change, while tying too much can create financial instability and encourage gaming the system.</w:t>
      </w:r>
    </w:p>
    <w:p ns2:paraId="2BBB06EC" ns2:textId="77777777" w:rsidR="00621651" w:rsidRDefault="00621651">
      <w:pPr>
        <w:rPr>
          <w:b/>
          <w:bCs/>
        </w:rPr>
      </w:pPr>
    </w:p>
    <w:p ns2:paraId="41054E0C" ns2: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ns2:paraId="038FF2B0" ns2:textId="77777777" w:rsidR="00621651" w:rsidRDefault="00621651"/>
    <w:p ns2:paraId="445DF2A0" ns2: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ns2:paraId="6331AFCD" ns2:textId="77777777" w:rsidR="00621651" w:rsidRDefault="00621651">
      <w:pPr>
        <w:rPr>
          <w:b/>
          <w:bCs/>
        </w:rPr>
      </w:pPr>
    </w:p>
    <w:p ns2:paraId="043236D9" ns2: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ns2:paraId="156EE17A" ns2:textId="77777777" w:rsidR="00621651" w:rsidRDefault="00621651"/>
    <w:p ns2:paraId="59CCB31A" ns2:textId="77777777" w:rsidR="00621651" w:rsidRDefault="00000000">
      <w:r>
        <w:t>Ultimately, designing an effective funding model that accounts for outcomes is a balancing act. States must select metrics that align with clearly articulated goals while avoiding an overwhelming number of </w:t>
      </w:r>
      <w:del w:id="91" w:author="Claude" w:date="2026-02-20T16:12:10.479531Z">
        <w:r>
          <w:delText xml:space="preserve">measures that dilute focus</w:delText>
        </w:r>
      </w:del>
      <w:ins w:id="92" w:author="Claude" w:date="2026-02-20T16:12:10.479533Z">
        <w:r>
          <w:t xml:space="preserve">measures, which can dilute focus</w:t>
        </w:r>
      </w:ins>
      <w:r>
        <w:t xml:space="preserve">. They must decide whether to reward absolute performance, improvement, or </w:t>
      </w:r>
      <w:del w:id="49" w:author="Claude" w:date="2026-02-20T16:12:10.473616Z">
        <w:r>
          <w:delText xml:space="preserve">some combination of both</w:delText>
        </w:r>
      </w:del>
      <w:ins w:id="50" w:author="Claude" w:date="2026-02-20T16:12:10.473618Z">
        <w:r>
          <w:t xml:space="preserve">a combination of both</w:t>
        </w:r>
      </w:ins>
      <w:r>
        <w:t xml:space="preserve">. Calculation methods and distribution approaches need to be transparent enough for IHEs to understand how their actions </w:t>
      </w:r>
      <w:del w:id="71" w:author="Claude" w:date="2026-02-20T16:12:10.477102Z">
        <w:r>
          <w:delText xml:space="preserve">translate into funding yet</w:delText>
        </w:r>
      </w:del>
      <w:ins w:id="72" w:author="Claude" w:date="2026-02-20T16:12:10.477105Z">
        <w:r>
          <w:t xml:space="preserve">translate into funding, yet</w:t>
        </w:r>
      </w:ins>
      <w:r>
        <w:t xml:space="preserve"> sophisticated enough to account for differences </w:t>
      </w:r>
      <w:del w:id="51" w:author="Claude" w:date="2026-02-20T16:12:10.473878Z">
        <w:r>
          <w:delText xml:space="preserve">in institutional context and</w:delText>
        </w:r>
      </w:del>
      <w:ins w:id="52" w:author="Claude" w:date="2026-02-20T16:12:10.473881Z">
        <w:r>
          <w:t xml:space="preserve">in institutional contexts and</w:t>
        </w:r>
      </w:ins>
      <w:r>
        <w:t xml:space="preserve">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ns2:paraId="1CFFC59D" ns2:textId="77777777" w:rsidR="00621651" w:rsidRDefault="00000000">
      <w:pPr>
        <w:pStyle w:val="Heading1"/>
      </w:pPr>
      <w:bookmarkStart w:id="15" w:name="_c8axqseu0fp" w:colFirst="0" w:colLast="0"/>
      <w:bookmarkEnd w:id="15"/>
      <w:r>
        <w:t>Conclusion</w:t>
      </w:r>
    </w:p>
    <w:p ns2:paraId="1B4CD15C" ns2: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ns2:paraId="6D08682C" ns2:textId="77777777" w:rsidR="00621651" w:rsidRDefault="00621651"/>
    <w:p ns2:paraId="76915133" ns2: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w:t>
      </w:r>
      <w:del w:id="53" w:author="Claude" w:date="2026-02-20T16:12:10.474130Z">
        <w:r>
          <w:delText xml:space="preserve">designed and implemented poorly</w:delText>
        </w:r>
      </w:del>
      <w:ins w:id="54" w:author="Claude" w:date="2026-02-20T16:12:10.474132Z">
        <w:r>
          <w:t xml:space="preserve">poorly designed and implemented</w:t>
        </w:r>
      </w:ins>
      <w:r>
        <w:t xml:space="preserve">,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del w:id="61" w:author="Claude" w:date="2026-02-20T16:12:10.475953Z">
        <w:r>
          <w:delText xml:space="preserve">benefitting both</w:delText>
        </w:r>
      </w:del>
      <w:ins w:id="62" w:author="Claude" w:date="2026-02-20T16:12:10.475963Z">
        <w:r>
          <w:t xml:space="preserve">benefiting both</w:t>
        </w:r>
      </w:ins>
      <w:r>
        <w:t xml:space="preserve"> students and taxpayers. </w:t>
      </w:r>
    </w:p>
    <w:p ns2:paraId="3FE4FD0D" ns2:textId="77777777" w:rsidR="00621651" w:rsidRDefault="00621651"/>
    <w:p ns2:paraId="4ECCA860" ns2:textId="77777777" w:rsidR="00621651" w:rsidRDefault="00000000">
      <w:pPr>
        <w:rPr>
          <w:b/>
          <w:bCs/>
          <w:color w:val="000000"/>
          <w:sz w:val="44"/>
          <w:szCs w:val="44"/>
        </w:rPr>
      </w:pPr>
      <w:r>
        <w:br w:type="page"/>
      </w:r>
    </w:p>
    <w:p ns2:paraId="1C643DC0" ns2:textId="77777777" w:rsidR="00621651" w:rsidRDefault="00000000">
      <w:pPr>
        <w:pStyle w:val="Heading1"/>
      </w:pPr>
      <w:bookmarkStart w:id="16" w:name="_gg1iy1tli5es" w:colFirst="0" w:colLast="0"/>
      <w:bookmarkEnd w:id="16"/>
      <w:r>
        <w:lastRenderedPageBreak/>
        <w:t>Acknowledgments</w:t>
      </w:r>
    </w:p>
    <w:p ns2:paraId="4CA19E2E" ns2: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ns2:paraId="6F3E23B9" ns2:textId="77777777" w:rsidR="00621651" w:rsidRDefault="00621651"/>
    <w:p ns2:paraId="3DED6851" ns2: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ns2:paraId="57C7CBDB" ns2:textId="77777777" w:rsidR="00621651" w:rsidRDefault="00621651"/>
    <w:p ns2:paraId="26E487FF" ns2:textId="77777777" w:rsidR="00621651" w:rsidRDefault="00000000">
      <w:r>
        <w:t xml:space="preserve">The contributions of these individuals and entities significantly enhanced our work; however, any errors in fact or analysis remain the responsibility of the authors. </w:t>
      </w:r>
    </w:p>
    <w:p ns2:paraId="284209A5" ns2:textId="77777777" w:rsidR="00621651" w:rsidRDefault="00621651"/>
    <w:p ns2:paraId="0878C7C7" ns2:textId="77777777" w:rsidR="00621651" w:rsidRDefault="00000000">
      <w:pPr>
        <w:pStyle w:val="Heading1"/>
      </w:pPr>
      <w:bookmarkStart w:id="17" w:name="_opf5zg31qk6s" w:colFirst="0" w:colLast="0"/>
      <w:bookmarkEnd w:id="17"/>
      <w:r>
        <w:t>About the Authors</w:t>
      </w:r>
    </w:p>
    <w:p ns2:paraId="1C94BFB0" ns2:textId="77777777" w:rsidR="00621651" w:rsidRDefault="00000000">
      <w:pPr>
        <w:rPr>
          <w:b/>
          <w:bCs/>
        </w:rPr>
      </w:pPr>
      <w:r>
        <w:rPr>
          <w:b/>
          <w:bCs/>
        </w:rPr>
        <w:t>MARISA MISSION</w:t>
      </w:r>
    </w:p>
    <w:p ns2:paraId="118A84BA" ns2:textId="77777777" w:rsidR="00621651" w:rsidRDefault="00000000">
      <w:r>
        <w:t>Marisa Mission is a senior analyst at Bellwether. She can be reached at marisa.mission@bellwether.org. </w:t>
      </w:r>
    </w:p>
    <w:p ns2:paraId="0A12997B" ns2:textId="77777777" w:rsidR="00621651" w:rsidRDefault="00621651"/>
    <w:p ns2:paraId="0696C939" ns2:textId="77777777" w:rsidR="00621651" w:rsidRDefault="00000000">
      <w:pPr>
        <w:rPr>
          <w:b/>
          <w:bCs/>
        </w:rPr>
      </w:pPr>
      <w:r>
        <w:rPr>
          <w:b/>
          <w:bCs/>
        </w:rPr>
        <w:t>HAILLY T.N. KORMAN</w:t>
      </w:r>
    </w:p>
    <w:p ns2:paraId="61B23266" ns2:textId="77777777" w:rsidR="00621651" w:rsidRDefault="00000000">
      <w:r>
        <w:t>Hailly T.N. Korman is a senior associate partner at Bellwether. She can be reached at hailly.korman@bellwether.org.</w:t>
      </w:r>
    </w:p>
    <w:p ns2:paraId="0C4450B8" ns2:textId="77777777" w:rsidR="00621651" w:rsidRDefault="00621651"/>
    <w:p ns2:paraId="33D95845" ns2:textId="77777777" w:rsidR="00621651" w:rsidRDefault="00000000">
      <w:pPr>
        <w:rPr>
          <w:b/>
          <w:bCs/>
        </w:rPr>
      </w:pPr>
      <w:r>
        <w:rPr>
          <w:b/>
          <w:bCs/>
        </w:rPr>
        <w:t>NICK LEE</w:t>
      </w:r>
    </w:p>
    <w:p ns2:paraId="341C1619" ns2:textId="77777777" w:rsidR="00621651" w:rsidRDefault="00000000">
      <w:r>
        <w:t>Nick Lee is a senior partner at Bellwether. He can be reached at nick.lee@bellwether.org.</w:t>
      </w:r>
    </w:p>
    <w:p ns2:paraId="34889E6A" ns2:textId="77777777" w:rsidR="00621651" w:rsidRDefault="00621651"/>
    <w:p ns2:paraId="78322078" ns2:textId="77777777" w:rsidR="00621651" w:rsidRDefault="00000000">
      <w:pPr>
        <w:rPr>
          <w:b/>
          <w:bCs/>
        </w:rPr>
      </w:pPr>
      <w:r>
        <w:rPr>
          <w:b/>
          <w:bCs/>
        </w:rPr>
        <w:t>COLLEEN CAMPBELL</w:t>
      </w:r>
    </w:p>
    <w:p ns2:paraId="3614A53D" ns2:textId="77777777" w:rsidR="00621651" w:rsidRDefault="00000000">
      <w:r>
        <w:t>Colleen Campbell is a senior associate partner at Bellwether. She can be reached at colleen.campbell@bellwether.org.</w:t>
      </w:r>
    </w:p>
    <w:p ns2:paraId="5113E28F" ns2:textId="77777777" w:rsidR="00621651" w:rsidRDefault="00000000">
      <w:r>
        <w:br w:type="page"/>
      </w:r>
    </w:p>
    <w:p ns2:paraId="02E77A25" ns2:textId="77777777" w:rsidR="00621651" w:rsidRDefault="00000000">
      <w:pPr>
        <w:pStyle w:val="Heading1"/>
      </w:pPr>
      <w:bookmarkStart w:id="18" w:name="_ft0h7mg1yi13" w:colFirst="0" w:colLast="0"/>
      <w:bookmarkEnd w:id="18"/>
      <w:r>
        <w:lastRenderedPageBreak/>
        <w:t>About Bellwether</w:t>
      </w:r>
    </w:p>
    <w:p ns2:paraId="05458A07" ns2: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ns2:paraId="57CCE4F1" ns2:textId="77777777" w:rsidR="00621651" w:rsidRDefault="00621651"/>
    <w:p ns2:paraId="6A77DD71" ns2:textId="77777777" w:rsidR="00621651" w:rsidRDefault="00621651"/>
    <w:p ns2:paraId="13771FD4" ns2:textId="77777777" w:rsidR="00621651" w:rsidRDefault="00000000">
      <w:pPr>
        <w:pStyle w:val="Heading1"/>
      </w:pPr>
      <w:bookmarkStart w:id="19" w:name="_zeq5oytcrsz7" w:colFirst="0" w:colLast="0"/>
      <w:bookmarkEnd w:id="19"/>
      <w:r>
        <w:t>Creative Commons</w:t>
      </w:r>
    </w:p>
    <w:p ns2:paraId="5C0CD172" ns2:textId="77777777" w:rsidR="00621651" w:rsidRDefault="00000000">
      <w:pPr>
        <w:rPr>
          <w:b/>
          <w:bCs/>
        </w:rPr>
      </w:pPr>
      <w:r>
        <w:rPr>
          <w:b/>
          <w:bCs/>
        </w:rPr>
        <w:t>© 2026 Bellwether</w:t>
      </w:r>
    </w:p>
    <w:p ns2:paraId="72CBDC8D" ns2: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ns2:paraId="11D8FAC5" ns2: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ns2:paraId="4C192079" ns2:textId="77777777" w:rsidR="00621651" w:rsidRDefault="00000000">
      <w:r>
        <w:rPr>
          <w:b/>
          <w:bCs/>
        </w:rPr>
        <w:t>Share Alike.</w:t>
      </w:r>
      <w:r>
        <w:t xml:space="preserve"> If you alter, transform, or build upon this work, you may distribute the resulting work only under a license identical to this one.</w:t>
      </w:r>
      <w:r>
        <w:br/>
      </w:r>
    </w:p>
    <w:p ns2:paraId="7AFF91AD" ns2:textId="77777777" w:rsidR="00621651" w:rsidRDefault="00000000">
      <w:r>
        <w:t>For the full legal code of this Creative Commons license, please visit www.creativecommons.org. If you have any questions about citing or reusing Bellwether content, please contact us.</w:t>
      </w:r>
    </w:p>
    <w:p ns2:paraId="3984A43E" ns2:textId="77777777" w:rsidR="00621651" w:rsidRDefault="00000000">
      <w:r>
        <w:br w:type="page"/>
      </w:r>
    </w:p>
    <w:p ns2:paraId="309DA4E2" ns2: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4"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Structural: First sidebar is labeled 'Sidebar 1' but this one has no number. Consider labeling 'Sidebar 2' for consistency.</w:t>
      </w:r>
    </w:p>
  </w:comment>
  <w:comment w:id="5"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Clarity: 'measure successfully achieving a goal' is awkward. Consider 'measure success' or 'measure goal attainment.'</w:t>
      </w:r>
    </w:p>
  </w:comment>
  <w:comment w:id="6"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Inclusive Language: Bellwether style prefers 'students from low-income households.' If this reflects Indiana's official metric terminology, consider noting that.</w:t>
      </w:r>
    </w:p>
  </w:comment>
  <w:comment w:id="7"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Clarity: this list is hard to parse. Consider: 'prioritizing low-income and adult students, those in career and technical education, and underrepresented learners.'</w:t>
      </w:r>
    </w:p>
  </w:comment>
  <w:comment w:id="8"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verify author's last name — 'Caroll' may be 'Carroll.'</w:t>
      </w:r>
    </w:p>
  </w:comment>
  <w:comment w:id="9"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unmatched closing parenthesis in 'HEI)' — should be 'HEI' or '(HEI).'</w:t>
      </w:r>
    </w:p>
  </w:comment>
  <w:comment w:id="10"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the comma and closing quotation mark after 'Context' appear to be italicized.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