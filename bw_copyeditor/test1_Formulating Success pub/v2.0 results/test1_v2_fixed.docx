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6="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sdtfl w16du wp14">
  <w:body>
    <w:p w14:paraId="410ED6E9" w14:textId="77777777" w:rsidR="00621651"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2ACB3B15" wp14:editId="51A66B52">
            <wp:simplePos x="0" y="0"/>
            <wp:positionH relativeFrom="column">
              <wp:posOffset>1</wp:posOffset>
            </wp:positionH>
            <wp:positionV relativeFrom="paragraph">
              <wp:posOffset>0</wp:posOffset>
            </wp:positionV>
            <wp:extent cx="2745170" cy="582804"/>
            <wp:effectExtent l="0" t="0" r="0" b="0"/>
            <wp:wrapNone/>
            <wp:docPr id="2" name="image1.png" descr="Text&#10;&#10;Description automatically generated"/>
            <wp:cNvGraphicFramePr/>
            <a:graphic>
              <a:graphicData uri="http://schemas.openxmlformats.org/drawingml/2006/picture">
                <ns6:pic>
                  <ns6:nvPicPr>
                    <ns6:cNvPr id="0" name="image1.png" descr="Text&#10;&#10;Description automatically generated"/>
                    <ns6:cNvPicPr preferRelativeResize="0"/>
                  </ns6:nvPicPr>
                  <ns6:blipFill>
                    <a:blip r:embed="rId7"/>
                    <a:srcRect/>
                    <a:stretch>
                      <a:fillRect/>
                    </a:stretch>
                  </ns6:blipFill>
                  <ns6:spPr>
                    <a:xfrm>
                      <a:off x="0" y="0"/>
                      <a:ext cx="2745170" cy="582804"/>
                    </a:xfrm>
                    <a:prstGeom prst="rect">
                      <a:avLst/>
                    </a:prstGeom>
                    <a:ln/>
                  </ns6:spPr>
                </ns6:pic>
              </a:graphicData>
            </a:graphic>
          </wp:anchor>
        </w:drawing>
      </w:r>
    </w:p>
    <w:p w14:paraId="7157851A" w14:textId="77777777" w:rsidR="00621651" w:rsidRDefault="00621651"/>
    <w:p w14:paraId="459A3C31" w14:textId="77777777" w:rsidR="00621651" w:rsidRDefault="00621651"/>
    <w:p w14:paraId="4904067B" w14:textId="77777777" w:rsidR="00621651" w:rsidRDefault="00621651"/>
    <w:p w14:paraId="3A797EFD" w14:textId="77777777" w:rsidR="00621651" w:rsidRDefault="00621651"/>
    <w:p w14:paraId="620995BC" w14:textId="77777777" w:rsidR="00621651" w:rsidRDefault="00621651"/>
    <w:p w14:paraId="24C247BB" w14:textId="77777777" w:rsidR="00621651" w:rsidRDefault="00621651"/>
    <w:p w14:paraId="4C46A321" w14:textId="77777777" w:rsidR="00621651" w:rsidRDefault="00621651"/>
    <w:p w14:paraId="4CED0CCB" w14:textId="77777777" w:rsidR="00621651" w:rsidRDefault="00621651"/>
    <w:p w14:paraId="3D109F7D" w14:textId="77777777" w:rsidR="00621651" w:rsidRDefault="00621651"/>
    <w:p w14:paraId="41C34CC9" w14:textId="77777777" w:rsidR="00621651" w:rsidRDefault="00621651"/>
    <w:p w14:paraId="7C6594B5" w14:textId="77777777" w:rsidR="00621651" w:rsidRDefault="00621651"/>
    <w:p w14:paraId="6006CDDA" w14:textId="77777777" w:rsidR="00621651" w:rsidRDefault="00621651"/>
    <w:p w14:paraId="001405D5" w14:textId="77777777" w:rsidR="00621651" w:rsidRDefault="00621651"/>
    <w:p w14:paraId="1B30637E" w14:textId="77777777" w:rsidR="00621651" w:rsidRDefault="00000000">
      <w:pPr>
        <w:pStyle w:val="Title"/>
        <w:rPr>
          <w:b/>
          <w:bCs/>
        </w:rPr>
      </w:pPr>
      <w:commentRangeStart w:id="2"/>
      <w:r>
        <w:rPr>
          <w:b/>
          <w:bCs/>
        </w:rPr>
        <w:t>Formulating Success</w:t>
      </w:r>
    </w:p>
    <w:p w14:paraId="2A65AB92" w14:textId="77777777" w:rsidR="00621651" w:rsidRDefault="00000000">
      <w:r>
        <w:rPr>
          <w:i/>
          <w:iCs/>
          <w:sz w:val="30"/>
          <w:szCs w:val="30"/>
        </w:rPr>
        <w:t>A Primer on Outcomes-Based Funding for Higher Education</w:t>
      </w:r>
      <w:commentRangeEnd w:id="2"/>
      <w:r>
        <w:rPr>
          <w:rStyle w:val="CommentReference"/>
          <w:sz w:val="20"/>
          <w:szCs w:val="20"/>
        </w:rPr>
        <w:commentReference w:id="2"/>
      </w:r>
    </w:p>
    <w:p w14:paraId="1973DC81" w14:textId="77777777" w:rsidR="00621651" w:rsidRDefault="00621651"/>
    <w:p w14:paraId="0CDEF9E3" w14:textId="77777777" w:rsidR="00621651" w:rsidRDefault="00621651"/>
    <w:p w14:paraId="612535B5" w14:textId="77777777" w:rsidR="00621651" w:rsidRDefault="00621651"/>
    <w:p w14:paraId="6B8A3C17" w14:textId="77777777" w:rsidR="00621651" w:rsidRDefault="00621651"/>
    <w:p w14:paraId="3130284E" w14:textId="77777777" w:rsidR="00621651" w:rsidRDefault="00621651"/>
    <w:p w14:paraId="1F870C08" w14:textId="77777777" w:rsidR="00621651" w:rsidRDefault="00621651"/>
    <w:p w14:paraId="1AE564A0" w14:textId="77777777" w:rsidR="00621651" w:rsidRDefault="00000000">
      <w:r>
        <w:rPr>
          <w:noProof/>
        </w:rPr>
        <mc:AlternateContent>
          <mc:Choice Requires="wpg">
            <w:drawing>
              <wp:anchor distT="0" distB="0" distL="114300" distR="114300" simplePos="0" relativeHeight="251659264" behindDoc="0" locked="0" layoutInCell="1" hidden="0" allowOverlap="1" wp14:anchorId="787008B2" wp14:editId="7D0A81AE">
                <wp:simplePos x="0" y="0"/>
                <wp:positionH relativeFrom="column">
                  <wp:posOffset>-4761</wp:posOffset>
                </wp:positionH>
                <wp:positionV relativeFrom="paragraph">
                  <wp:posOffset>99769</wp:posOffset>
                </wp:positionV>
                <wp:extent cx="501894" cy="55244"/>
                <wp:effectExtent l="0" t="0" r="0" b="0"/>
                <wp:wrapNone/>
                <wp:docPr id="1" name="Rectangle 1"/>
                <wp:cNvGraphicFramePr/>
                <a:graphic>
                  <a:graphicData uri="http://schemas.microsoft.com/office/word/2010/wordprocessingShape">
                    <wps:wsp>
                      <wps:cNvSpPr/>
                      <wps:spPr>
                        <a:xfrm>
                          <a:off x="5099816" y="3757141"/>
                          <a:ext cx="492369" cy="45719"/>
                        </a:xfrm>
                        <a:prstGeom prst="rect">
                          <a:avLst/>
                        </a:prstGeom>
                        <a:solidFill>
                          <a:schemeClr val="lt2"/>
                        </a:solidFill>
                        <a:ln>
                          <a:noFill/>
                        </a:ln>
                      </wps:spPr>
                      <wps:txbx>
                        <w:txbxContent>
                          <w:p w14:paraId="49339E55" w14:textId="77777777" w:rsidR="00621651" w:rsidRDefault="0062165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a:graphic>
                  <a:graphicData uri="http://schemas.openxmlformats.org/drawingml/2006/picture">
                    <ns6:pic>
                      <ns6:nvPicPr>
                        <ns6:cNvPr id="0" name="image2.png"/>
                        <ns6:cNvPicPr preferRelativeResize="0"/>
                      </ns6:nvPicPr>
                      <ns6:blipFill>
                        <a:blip r:embed="rId11"/>
                        <a:srcRect/>
                        <a:stretch>
                          <a:fillRect/>
                        </a:stretch>
                      </ns6:blipFill>
                      <ns6:spPr>
                        <a:xfrm>
                          <a:off x="0" y="0"/>
                          <a:ext cx="501894" cy="55244"/>
                        </a:xfrm>
                        <a:prstGeom prst="rect"/>
                        <a:ln/>
                      </ns6:spPr>
                    </ns6:pic>
                  </a:graphicData>
                </a:graphic>
              </wp:anchor>
            </w:drawing>
          </mc:Fallback>
        </mc:AlternateContent>
      </w:r>
    </w:p>
    <w:p w14:paraId="6D52202B" w14:textId="77777777" w:rsidR="00621651" w:rsidRDefault="00621651"/>
    <w:p w14:paraId="02A90DDB" w14:textId="77777777" w:rsidR="00621651" w:rsidRDefault="00000000">
      <w:r>
        <w:t>By Marisa Mission, Hailly T.N. Korman, Nick Lee, and Colleen Campbell</w:t>
      </w:r>
    </w:p>
    <w:p w14:paraId="2A85442E" w14:textId="77777777" w:rsidR="00621651" w:rsidRDefault="00621651"/>
    <w:p w14:paraId="55956657" w14:textId="77777777" w:rsidR="00621651" w:rsidRDefault="00000000">
      <w:pPr>
        <w:rPr>
          <w:b/>
          <w:bCs/>
          <w:color w:val="FF0000"/>
        </w:rPr>
      </w:pPr>
      <w:r>
        <w:t xml:space="preserve">January 2026 </w:t>
      </w:r>
      <w:commentRangeStart w:id="3"/>
      <w:r>
        <w:rPr>
          <w:b/>
          <w:bCs/>
          <w:color w:val="FF0000"/>
        </w:rPr>
        <w:t>| FOR SUPER COPY EDITORS – 2025-11-17</w:t>
      </w:r>
      <w:commentRangeEnd w:id="3"/>
      <w:r>
        <w:rPr>
          <w:rStyle w:val="CommentReference"/>
          <w:b/>
          <w:bCs/>
          <w:color w:val="FF0000"/>
          <w:sz w:val="20"/>
          <w:szCs w:val="20"/>
        </w:rPr>
        <w:commentReference w:id="3"/>
      </w:r>
    </w:p>
    <w:p w14:paraId="5F83E8FA" w14:textId="77777777" w:rsidR="00621651" w:rsidRDefault="00000000">
      <w:r>
        <w:br w:type="page"/>
      </w:r>
    </w:p>
    <w:p w14:paraId="628DA2B3" w14:textId="77777777" w:rsidR="00621651"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w14:paraId="6EA78BBC"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w27qnqik63gr">
            <w:r>
              <w:rPr>
                <w:color w:val="000000"/>
                <w:sz w:val="28"/>
                <w:szCs w:val="28"/>
              </w:rPr>
              <w:t>Introduction</w:t>
            </w:r>
            <w:r>
              <w:rPr>
                <w:color w:val="000000"/>
                <w:sz w:val="28"/>
                <w:szCs w:val="28"/>
              </w:rPr>
              <w:tab/>
              <w:t>1</w:t>
            </w:r>
          </w:hyperlink>
        </w:p>
        <w:p w14:paraId="2CA89BE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r>
            <w:r>
              <w:rPr>
                <w:color w:val="000000"/>
                <w:sz w:val="28"/>
                <w:szCs w:val="28"/>
              </w:rPr>
              <w:tab/>
              <w:t>2</w:t>
            </w:r>
          </w:hyperlink>
        </w:p>
        <w:p w14:paraId="5B723A25"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Outcomes-based funding models differ significantly from traditional models.</w:t>
            </w:r>
            <w:r>
              <w:rPr>
                <w:color w:val="000000"/>
                <w:sz w:val="24"/>
                <w:szCs w:val="24"/>
              </w:rPr>
              <w:tab/>
              <w:t>2</w:t>
            </w:r>
          </w:hyperlink>
        </w:p>
        <w:p w14:paraId="482D8AFD"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Policymakers interested in outcomes-based funding often hold common goals.</w:t>
            </w:r>
            <w:r>
              <w:rPr>
                <w:color w:val="000000"/>
                <w:sz w:val="24"/>
                <w:szCs w:val="24"/>
              </w:rPr>
              <w:tab/>
              <w:t>3</w:t>
            </w:r>
          </w:hyperlink>
        </w:p>
        <w:p w14:paraId="1639D4D1"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Evidence on the effectiveness of these models, however, remains mixed across different designs and implementations.</w:t>
            </w:r>
            <w:r>
              <w:rPr>
                <w:color w:val="000000"/>
                <w:sz w:val="24"/>
                <w:szCs w:val="24"/>
              </w:rPr>
              <w:tab/>
              <w:t>3</w:t>
            </w:r>
          </w:hyperlink>
        </w:p>
        <w:p w14:paraId="43A625A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r>
            <w:r>
              <w:rPr>
                <w:color w:val="000000"/>
                <w:sz w:val="24"/>
                <w:szCs w:val="24"/>
              </w:rPr>
              <w:tab/>
              <w:t>4</w:t>
            </w:r>
          </w:hyperlink>
        </w:p>
        <w:p w14:paraId="57FF3555" w14:textId="2F824A35"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vhvc6ksq2ln" w:history="1">
            <w:r w:rsidRPr="00840391">
              <w:rPr>
                <w:color w:val="000000"/>
                <w:sz w:val="28"/>
                <w:szCs w:val="28"/>
              </w:rPr>
              <w:t>Design Considerations For Outcomes-Based Models</w:t>
            </w:r>
            <w:r w:rsidRPr="00840391">
              <w:rPr>
                <w:color w:val="000000"/>
                <w:sz w:val="28"/>
                <w:szCs w:val="28"/>
              </w:rPr>
              <w:tab/>
              <w:t>5</w:t>
            </w:r>
          </w:hyperlink>
        </w:p>
        <w:p w14:paraId="74ADEA8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r>
            <w:r>
              <w:rPr>
                <w:color w:val="000000"/>
                <w:sz w:val="24"/>
                <w:szCs w:val="24"/>
              </w:rPr>
              <w:tab/>
              <w:t>6</w:t>
            </w:r>
          </w:hyperlink>
        </w:p>
        <w:p w14:paraId="4F0AFF0E"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Different ways of calculating and distributing funding can also shape institutional behavior.</w:t>
            </w:r>
            <w:r>
              <w:rPr>
                <w:color w:val="000000"/>
                <w:sz w:val="24"/>
                <w:szCs w:val="24"/>
              </w:rPr>
              <w:tab/>
              <w:t>8</w:t>
            </w:r>
          </w:hyperlink>
        </w:p>
        <w:p w14:paraId="73E796F9"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r>
              <w:rPr>
                <w:color w:val="000000"/>
                <w:sz w:val="24"/>
                <w:szCs w:val="24"/>
              </w:rPr>
              <w:t>Considering practical implementation strategies is crucial for mitigating risks and facilitating success.</w:t>
            </w:r>
            <w:r>
              <w:rPr>
                <w:color w:val="000000"/>
                <w:sz w:val="24"/>
                <w:szCs w:val="24"/>
              </w:rPr>
              <w:tab/>
              <w:t>9</w:t>
            </w:r>
          </w:hyperlink>
        </w:p>
        <w:p w14:paraId="1697B4F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r>
            <w:r>
              <w:rPr>
                <w:color w:val="000000"/>
                <w:sz w:val="24"/>
                <w:szCs w:val="24"/>
              </w:rPr>
              <w:tab/>
              <w:t>10</w:t>
            </w:r>
          </w:hyperlink>
        </w:p>
        <w:p w14:paraId="5506076D"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r>
            <w:r>
              <w:rPr>
                <w:color w:val="000000"/>
                <w:sz w:val="28"/>
                <w:szCs w:val="28"/>
              </w:rPr>
              <w:tab/>
              <w:t>11</w:t>
            </w:r>
          </w:hyperlink>
        </w:p>
        <w:p w14:paraId="6357B411"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r>
            <w:r>
              <w:rPr>
                <w:color w:val="000000"/>
                <w:sz w:val="28"/>
                <w:szCs w:val="28"/>
              </w:rPr>
              <w:tab/>
              <w:t>12</w:t>
            </w:r>
          </w:hyperlink>
        </w:p>
        <w:p w14:paraId="36A3D75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r>
            <w:r>
              <w:rPr>
                <w:color w:val="000000"/>
                <w:sz w:val="28"/>
                <w:szCs w:val="28"/>
              </w:rPr>
              <w:tab/>
              <w:t>12</w:t>
            </w:r>
          </w:hyperlink>
        </w:p>
        <w:p w14:paraId="4689761B"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r>
            <w:r>
              <w:rPr>
                <w:color w:val="000000"/>
                <w:sz w:val="28"/>
                <w:szCs w:val="28"/>
              </w:rPr>
              <w:tab/>
              <w:t>13</w:t>
            </w:r>
          </w:hyperlink>
        </w:p>
        <w:p w14:paraId="2284BE8E"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r>
            <w:r>
              <w:rPr>
                <w:color w:val="000000"/>
                <w:sz w:val="28"/>
                <w:szCs w:val="28"/>
              </w:rPr>
              <w:tab/>
              <w:t>13</w:t>
            </w:r>
          </w:hyperlink>
        </w:p>
        <w:p w14:paraId="598F11C5"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r>
            <w:r>
              <w:rPr>
                <w:color w:val="000000"/>
                <w:sz w:val="28"/>
                <w:szCs w:val="28"/>
              </w:rPr>
              <w:tab/>
              <w:t>14</w:t>
            </w:r>
          </w:hyperlink>
        </w:p>
        <w:p w14:paraId="60A997A5" w14:textId="77777777" w:rsidR="00621651" w:rsidRDefault="00000000">
          <w:r>
            <w:fldChar w:fldCharType="end"/>
          </w:r>
        </w:p>
      </w:sdtContent>
    </w:sdt>
    <w:p w14:paraId="652B700D" w14:textId="77777777" w:rsidR="00621651" w:rsidRDefault="00000000">
      <w:pPr>
        <w:rPr>
          <w:sz w:val="44"/>
          <w:szCs w:val="44"/>
        </w:rPr>
        <w:sectPr w:rsidR="0062165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w14:paraId="4E769E21" w14:textId="77777777" w:rsidR="00621651" w:rsidRDefault="00000000">
      <w:pPr>
        <w:pStyle w:val="Heading1"/>
      </w:pPr>
      <w:bookmarkStart w:id="4" w:name="_w27qnqik63gr" w:colFirst="0" w:colLast="0"/>
      <w:bookmarkEnd w:id="4"/>
      <w:r>
        <w:lastRenderedPageBreak/>
        <w:t>Introduction</w:t>
      </w:r>
    </w:p>
    <w:p w14:paraId="379D380C" w14:textId="77777777" w:rsidR="00621651" w:rsidRDefault="00000000">
      <w:r>
        <w:t>In fiscal year (FY) 2024, states contributed $124.3 billion to higher education institutions — an approximately $9 billion increase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leading to a push for greater </w:t>
      </w:r>
      <w:del w:id="161" w:author="Claude" w:date="2026-02-20T16:12:10.469587Z">
        <w:r>
          <w:delText xml:space="preserve">effort to show</w:delText>
        </w:r>
      </w:del>
      <w:ins w:id="217" w:author="Claude" w:date="2026-02-20T16:12:10.469603Z">
        <w:r>
          <w:t xml:space="preserve">efforts to show</w:t>
        </w:r>
      </w:ins>
      <w:r>
        <w:t xml:space="preserve"> that attendance and completion lead to measurable student and workforce-related outcomes.</w:t>
      </w:r>
      <w:r>
        <w:rPr>
          <w:vertAlign w:val="superscript"/>
        </w:rPr>
        <w:footnoteReference w:id="3"/>
      </w:r>
      <w:r>
        <w:t xml:space="preserve"> This push has come at the national level with the One Big Beautiful Bill Act of 2025, which included new accountability measures for programs that receive federal funding.</w:t>
      </w:r>
      <w:r>
        <w:rPr>
          <w:vertAlign w:val="superscript"/>
        </w:rPr>
        <w:footnoteReference w:id="4"/>
      </w:r>
      <w:r>
        <w:t xml:space="preserve"> At the same time, state budgets are under significant strain: Recent changes to federal funding across sectors have increased pressure on state resources,</w:t>
      </w:r>
      <w:r>
        <w:rPr>
          <w:vertAlign w:val="superscript"/>
        </w:rPr>
        <w:footnoteReference w:id="5"/>
      </w:r>
      <w:r>
        <w:t xml:space="preserve"> forcing state policymakers to make difficult decisions about how to allocate appropriations.</w:t>
      </w:r>
    </w:p>
    <w:p w14:paraId="257BF8F5" w14:textId="77777777" w:rsidR="00621651" w:rsidRDefault="00621651"/>
    <w:tbl>
      <w:tblPr>
        <w:tblStyle w:val="a"/>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621651" w14:paraId="0D8772D9" w14:textId="77777777">
        <w:trPr>
          <w:trHeight w:val="1690"/>
        </w:trPr>
        <w:tc>
          <w:tcPr>
            <w:tcW w:w="4889" w:type="dxa"/>
          </w:tcPr>
          <w:p w14:paraId="200A8541" w14:textId="77777777" w:rsidR="00621651" w:rsidRDefault="00000000">
            <w:r>
              <w:rPr>
                <w:b/>
                <w:bCs/>
              </w:rPr>
              <w:t>Sidebar 1: Defining Outcomes-Based Funding</w:t>
            </w:r>
          </w:p>
          <w:p w14:paraId="4EA6D592" w14:textId="77777777" w:rsidR="00621651" w:rsidRDefault="00000000">
            <w:r>
              <w:t>Outcomes-based funding (also known as “OBF”) originated with performance-based funding, a term many states still use and which some may prefer. This brief defines these models to include</w:t>
            </w:r>
            <w:r>
              <w:rPr>
                <w:b/>
                <w:bCs/>
              </w:rPr>
              <w:t xml:space="preserve"> all funding formulas that have a direct, systematic link between improved outcomes and increased state funding.</w:t>
            </w:r>
          </w:p>
          <w:p w14:paraId="715C1C66" w14:textId="77777777" w:rsidR="00621651" w:rsidRDefault="00621651"/>
          <w:p w14:paraId="75BA7780" w14:textId="77777777" w:rsidR="00621651" w:rsidRDefault="00000000">
            <w:r>
              <w:t xml:space="preserve">While this definition may seem straightforward, implementing outcomes-based funding requires policymakers to grapple with complex questions: What constitutes “performance”? Whose </w:t>
            </w:r>
            <w:r>
              <w:lastRenderedPageBreak/>
              <w:t>performance is being measured? Who is being incentivized? What constitutes success? The answers to these questions shape every aspect of an outcomes-based model and can affect whether a model is successful at achieving its goals.</w:t>
            </w:r>
          </w:p>
        </w:tc>
      </w:tr>
    </w:tbl>
    <w:p w14:paraId="204DA05D" w14:textId="77777777" w:rsidR="00621651" w:rsidRDefault="00000000">
      <w:r>
        <w:lastRenderedPageBreak/>
        <w:t>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14:paraId="5D0DC5BB" w14:textId="77777777" w:rsidR="00621651" w:rsidRDefault="00621651"/>
    <w:p w14:paraId="74678EBE" w14:textId="77777777" w:rsidR="00621651"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14:paraId="43DBF9DF" w14:textId="77777777" w:rsidR="00621651" w:rsidRDefault="00621651"/>
    <w:p w14:paraId="690DBA99" w14:textId="77777777" w:rsidR="00621651"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14:paraId="4EBC7093" w14:textId="77777777" w:rsidR="00621651" w:rsidRDefault="00621651"/>
    <w:p w14:paraId="2E378DF2" w14:textId="77777777" w:rsidR="00621651" w:rsidRDefault="00000000">
      <w:r>
        <w:t xml:space="preserve">The goal of this primer is to provide a nuanced but accessible introduction to outcomes-based funding in state postsecondary finance. It reviews where outcomes-based models sit in the broader landscape of state higher education finance, synthesizes </w:t>
      </w:r>
      <w:del w:id="162" w:author="Claude" w:date="2026-02-20T16:12:10.469726Z">
        <w:r>
          <w:delText xml:space="preserve">extant research</w:delText>
        </w:r>
      </w:del>
      <w:ins w:id="218" w:author="Claude" w:date="2026-02-20T16:12:10.469728Z">
        <w:r>
          <w:t xml:space="preserve">existing research</w:t>
        </w:r>
      </w:ins>
      <w:r>
        <w:t xml:space="preserve">,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w:t>
      </w:r>
      <w:del w:id="163" w:author="Claude" w:date="2026-02-20T16:12:49.884548Z">
        <w:r>
          <w:delText xml:space="preserve">it is a resource for anyone</w:delText>
        </w:r>
      </w:del>
      <w:ins w:id="219" w:author="Claude" w:date="2026-02-20T16:12:49.884569Z">
        <w:r>
          <w:t xml:space="preserve">it serves as a resource for policymakers, advocates, funders, and others seeking</w:t>
        </w:r>
      </w:ins>
      <w:r>
        <w:t xml:space="preserve"> — policymakers, advocates, funders, or others — who seeks to understand the opportunities and challenges associated with outcomes-based models. The goal is to equip decision-makers with </w:t>
      </w:r>
      <w:del w:id="164" w:author="Claude" w:date="2026-02-20T16:12:10.469839Z">
        <w:r>
          <w:delText xml:space="preserve">the knowledge needed to make informed decisions</w:delText>
        </w:r>
      </w:del>
      <w:ins w:id="220" w:author="Claude" w:date="2026-02-20T16:12:10.469841Z">
        <w:r>
          <w:t xml:space="preserve">the knowledge they need to make informed decisions</w:t>
        </w:r>
      </w:ins>
      <w:r>
        <w:t xml:space="preserve"> about whether and how to incorporate outcomes-based elements into their state's funding formula.</w:t>
      </w:r>
    </w:p>
    <w:p w14:paraId="244D4EE3" w14:textId="77777777" w:rsidR="00621651" w:rsidRDefault="00000000">
      <w:pPr>
        <w:pStyle w:val="Heading1"/>
      </w:pPr>
      <w:bookmarkStart w:id="5" w:name="_4rhz7skqm3xa" w:colFirst="0" w:colLast="0"/>
      <w:bookmarkEnd w:id="5"/>
      <w:r>
        <w:lastRenderedPageBreak/>
        <w:t>Reasons States Consider Outcomes-Based Funding</w:t>
      </w:r>
    </w:p>
    <w:p w14:paraId="44D8295D" w14:textId="77777777" w:rsidR="00621651" w:rsidRDefault="00000000">
      <w:pPr>
        <w:pStyle w:val="Heading2"/>
      </w:pPr>
      <w:bookmarkStart w:id="6" w:name="_diducbml4a" w:colFirst="0" w:colLast="0"/>
      <w:bookmarkEnd w:id="6"/>
      <w:r>
        <w:t>Outcomes-based funding models differ significantly from traditional models.</w:t>
      </w:r>
    </w:p>
    <w:p w14:paraId="33B7B8E4" w14:textId="77777777" w:rsidR="00621651"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but can reflect economic circumstances or political priorities, such as demographic trends, </w:t>
      </w:r>
      <w:del w:id="165" w:author="Claude" w:date="2026-02-20T16:12:10.469956Z">
        <w:r>
          <w:delText xml:space="preserve">institutional initiatives, and personnel costs</w:delText>
        </w:r>
      </w:del>
      <w:ins w:id="221" w:author="Claude" w:date="2026-02-20T16:12:10.469957Z">
        <w:r>
          <w:t xml:space="preserve">institutional initiatives, or personnel costs</w:t>
        </w:r>
      </w:ins>
      <w:r>
        <w:t xml:space="preserve">.</w:t>
      </w:r>
      <w:r>
        <w:rPr>
          <w:vertAlign w:val="superscript"/>
        </w:rPr>
        <w:footnoteReference w:id="8"/>
      </w:r>
      <w: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Pr>
          <w:vertAlign w:val="superscript"/>
        </w:rPr>
        <w:footnoteReference w:id="9"/>
      </w:r>
      <w:r>
        <w:t xml:space="preserve"> including differences between two- and four-year institutions.</w:t>
      </w:r>
      <w:r>
        <w:rPr>
          <w:vertAlign w:val="superscript"/>
        </w:rPr>
        <w:footnoteReference w:id="10"/>
      </w:r>
    </w:p>
    <w:p w14:paraId="2A3CD015" w14:textId="77777777" w:rsidR="00621651" w:rsidRDefault="00621651"/>
    <w:p w14:paraId="7A077384" w14:textId="77777777" w:rsidR="00621651" w:rsidRDefault="00000000">
      <w:r>
        <w:t>Over time, many states have pivoted to use funding formulas (and many with increasing numbers of inputs).</w:t>
      </w:r>
      <w:r>
        <w:rPr>
          <w:vertAlign w:val="superscript"/>
        </w:rPr>
        <w:footnoteReference w:id="11"/>
      </w:r>
      <w:r>
        <w:t xml:space="preserve"> These formulas were developed to a) reduce political influence and volatility, and b) </w:t>
      </w:r>
      <w:del w:id="166" w:author="Claude" w:date="2026-02-20T16:12:10.470064Z">
        <w:r>
          <w:delText xml:space="preserve">distribute funding in a fairer</w:delText>
        </w:r>
      </w:del>
      <w:ins w:id="222" w:author="Claude" w:date="2026-02-20T16:12:10.470066Z">
        <w:r>
          <w:t xml:space="preserve">distribute funds in a fairer</w:t>
        </w:r>
      </w:ins>
      <w:r>
        <w:t xml:space="preserve">, more rational way.</w:t>
      </w:r>
      <w:r>
        <w:rPr>
          <w:vertAlign w:val="superscript"/>
        </w:rPr>
        <w:footnoteReference w:id="12"/>
      </w:r>
      <w: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w14:paraId="0AE79082" w14:textId="77777777" w:rsidR="00621651" w:rsidRDefault="00000000">
      <w:pPr>
        <w:numPr>
          <w:ilvl w:val="0"/>
          <w:numId w:val="1"/>
        </w:numPr>
        <w:pBdr>
          <w:top w:val="nil"/>
          <w:left w:val="nil"/>
          <w:bottom w:val="nil"/>
          <w:right w:val="nil"/>
          <w:between w:val="nil"/>
        </w:pBdr>
        <w:rPr>
          <w:color w:val="000000"/>
        </w:rPr>
      </w:pPr>
      <w:r>
        <w:rPr>
          <w:b/>
          <w:bCs/>
          <w:color w:val="000000"/>
        </w:rPr>
        <w:lastRenderedPageBreak/>
        <w:t>base funding</w:t>
      </w:r>
      <w:r>
        <w:rPr>
          <w:color w:val="000000"/>
        </w:rPr>
        <w:t xml:space="preserve"> not tied to any metric, </w:t>
      </w:r>
    </w:p>
    <w:p w14:paraId="709F80F3" w14:textId="77777777" w:rsidR="00621651"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full-time equivalent (FTE) enrollment, and </w:t>
      </w:r>
    </w:p>
    <w:p w14:paraId="3222CD2F" w14:textId="77777777" w:rsidR="00621651"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w14:paraId="7C2654EB" w14:textId="77777777" w:rsidR="00621651" w:rsidRDefault="00621651"/>
    <w:p w14:paraId="6594BB32" w14:textId="77777777" w:rsidR="00621651" w:rsidRDefault="00000000">
      <w:r>
        <w:t>As of 2025, more than 30 states distribute some level of funding through an outcomes-based model.</w:t>
      </w:r>
      <w:r>
        <w:rPr>
          <w:vertAlign w:val="superscript"/>
        </w:rPr>
        <w:footnoteReference w:id="13"/>
      </w:r>
      <w: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some of these states, enrollment of specific populations is an outcome metric, blurring the line between traditional enrollment-based funding and newer outcomes-based models.</w:t>
      </w:r>
      <w:r>
        <w:rPr>
          <w:vertAlign w:val="superscript"/>
        </w:rPr>
        <w:footnoteReference w:id="17"/>
      </w:r>
    </w:p>
    <w:p w14:paraId="15DE68B9" w14:textId="77777777" w:rsidR="00621651" w:rsidRDefault="00621651"/>
    <w:tbl>
      <w:tblPr>
        <w:tblStyle w:val="a0"/>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621651" w14:paraId="724B2C74" w14:textId="77777777">
        <w:tc>
          <w:tcPr>
            <w:tcW w:w="7015" w:type="dxa"/>
            <w:gridSpan w:val="3"/>
            <w:tcBorders>
              <w:top w:val="single" w:sz="4" w:space="0" w:color="FFFFFF"/>
              <w:left w:val="single" w:sz="4" w:space="0" w:color="FFFFFF"/>
              <w:right w:val="single" w:sz="4" w:space="0" w:color="FFFFFF"/>
            </w:tcBorders>
          </w:tcPr>
          <w:p w14:paraId="106448D7" w14:textId="77777777" w:rsidR="00621651" w:rsidRDefault="00000000">
            <w:pPr>
              <w:rPr>
                <w:b/>
                <w:bCs/>
              </w:rPr>
            </w:pPr>
            <w:r>
              <w:rPr>
                <w:b/>
                <w:bCs/>
              </w:rPr>
              <w:t/>
            </w:r>
            <w:del w:id="167" w:author="Claude" w:date="2026-02-20T16:12:10.477766Z">
              <w:r>
                <w:rPr>
                  <w:b/>
                  <w:bCs/>
                </w:rPr>
                <w:delText xml:space="preserve">Table. Examples</w:delText>
              </w:r>
            </w:del>
            <w:ins w:id="223" w:author="Claude" w:date="2026-02-20T16:12:10.477770Z">
              <w:r>
                <w:rPr>
                  <w:b/>
                  <w:bCs/>
                </w:rPr>
                <w:t xml:space="preserve">Table 1. Examples</w:t>
              </w:r>
            </w:ins>
            <w:r>
              <w:rPr>
                <w:b/>
                <w:bCs/>
              </w:rPr>
              <w:t xml:space="preserve"> of states with formulas that are majority outcomes-based</w:t>
            </w:r>
          </w:p>
        </w:tc>
      </w:tr>
      <w:tr w:rsidR="00621651" w14:paraId="72378CD9" w14:textId="77777777">
        <w:tc>
          <w:tcPr>
            <w:tcW w:w="1857" w:type="dxa"/>
          </w:tcPr>
          <w:p w14:paraId="48F561DD" w14:textId="77777777" w:rsidR="00621651" w:rsidRDefault="00000000">
            <w:pPr>
              <w:jc w:val="center"/>
              <w:rPr>
                <w:b/>
                <w:bCs/>
              </w:rPr>
            </w:pPr>
            <w:r>
              <w:rPr>
                <w:b/>
                <w:bCs/>
              </w:rPr>
              <w:t>State</w:t>
            </w:r>
          </w:p>
        </w:tc>
        <w:tc>
          <w:tcPr>
            <w:tcW w:w="2013" w:type="dxa"/>
          </w:tcPr>
          <w:p w14:paraId="08B84191" w14:textId="77777777" w:rsidR="00621651" w:rsidRDefault="00000000">
            <w:pPr>
              <w:jc w:val="center"/>
              <w:rPr>
                <w:b/>
                <w:bCs/>
              </w:rPr>
            </w:pPr>
            <w:r>
              <w:rPr>
                <w:b/>
                <w:bCs/>
              </w:rPr>
              <w:t>Sector</w:t>
            </w:r>
          </w:p>
        </w:tc>
        <w:tc>
          <w:tcPr>
            <w:tcW w:w="3145" w:type="dxa"/>
          </w:tcPr>
          <w:p w14:paraId="1FB808D5" w14:textId="77777777" w:rsidR="00621651" w:rsidRDefault="00000000">
            <w:pPr>
              <w:jc w:val="center"/>
              <w:rPr>
                <w:b/>
                <w:bCs/>
              </w:rPr>
            </w:pPr>
            <w:r>
              <w:rPr>
                <w:b/>
                <w:bCs/>
              </w:rPr>
              <w:t>% of formula tied to outcomes</w:t>
            </w:r>
          </w:p>
        </w:tc>
      </w:tr>
      <w:tr w:rsidR="00621651" w14:paraId="1A0ED203" w14:textId="77777777">
        <w:tc>
          <w:tcPr>
            <w:tcW w:w="1857" w:type="dxa"/>
          </w:tcPr>
          <w:p w14:paraId="582346E2" w14:textId="77777777" w:rsidR="00621651" w:rsidRDefault="00000000">
            <w:pPr>
              <w:jc w:val="center"/>
            </w:pPr>
            <w:r>
              <w:t>Kentucky</w:t>
            </w:r>
          </w:p>
        </w:tc>
        <w:tc>
          <w:tcPr>
            <w:tcW w:w="2013" w:type="dxa"/>
          </w:tcPr>
          <w:p w14:paraId="5C633513" w14:textId="77777777" w:rsidR="00621651" w:rsidRDefault="00000000">
            <w:pPr>
              <w:jc w:val="center"/>
            </w:pPr>
            <w:r>
              <w:t>Four-year</w:t>
            </w:r>
          </w:p>
        </w:tc>
        <w:tc>
          <w:tcPr>
            <w:tcW w:w="3145" w:type="dxa"/>
          </w:tcPr>
          <w:p w14:paraId="64F80619" w14:textId="77777777" w:rsidR="00621651" w:rsidRDefault="00000000">
            <w:pPr>
              <w:jc w:val="center"/>
            </w:pPr>
            <w:r>
              <w:t>70%</w:t>
            </w:r>
          </w:p>
        </w:tc>
      </w:tr>
      <w:tr w:rsidR="00621651" w14:paraId="20EA2BFC" w14:textId="77777777">
        <w:tc>
          <w:tcPr>
            <w:tcW w:w="1857" w:type="dxa"/>
          </w:tcPr>
          <w:p w14:paraId="459B8A44" w14:textId="77777777" w:rsidR="00621651" w:rsidRDefault="00000000">
            <w:pPr>
              <w:jc w:val="center"/>
            </w:pPr>
            <w:r>
              <w:t>Tennessee</w:t>
            </w:r>
          </w:p>
        </w:tc>
        <w:tc>
          <w:tcPr>
            <w:tcW w:w="2013" w:type="dxa"/>
          </w:tcPr>
          <w:p w14:paraId="7B142FFC" w14:textId="77777777" w:rsidR="00621651" w:rsidRDefault="00000000">
            <w:pPr>
              <w:jc w:val="center"/>
            </w:pPr>
            <w:r>
              <w:t>Two-year</w:t>
            </w:r>
          </w:p>
        </w:tc>
        <w:tc>
          <w:tcPr>
            <w:tcW w:w="3145" w:type="dxa"/>
          </w:tcPr>
          <w:p w14:paraId="5081DC38" w14:textId="77777777" w:rsidR="00621651" w:rsidRDefault="00000000">
            <w:pPr>
              <w:jc w:val="center"/>
            </w:pPr>
            <w:r>
              <w:t>83%</w:t>
            </w:r>
          </w:p>
        </w:tc>
      </w:tr>
      <w:tr w:rsidR="00621651" w14:paraId="1AEDD8ED" w14:textId="77777777">
        <w:tc>
          <w:tcPr>
            <w:tcW w:w="1857" w:type="dxa"/>
          </w:tcPr>
          <w:p w14:paraId="52A61BA4" w14:textId="77777777" w:rsidR="00621651" w:rsidRDefault="00000000">
            <w:pPr>
              <w:jc w:val="center"/>
            </w:pPr>
            <w:r>
              <w:t>Colorado</w:t>
            </w:r>
          </w:p>
        </w:tc>
        <w:tc>
          <w:tcPr>
            <w:tcW w:w="2013" w:type="dxa"/>
          </w:tcPr>
          <w:p w14:paraId="497F4C27" w14:textId="77777777" w:rsidR="00621651" w:rsidRDefault="00000000">
            <w:pPr>
              <w:jc w:val="center"/>
            </w:pPr>
            <w:r>
              <w:t>Four-year</w:t>
            </w:r>
          </w:p>
        </w:tc>
        <w:tc>
          <w:tcPr>
            <w:tcW w:w="3145" w:type="dxa"/>
          </w:tcPr>
          <w:p w14:paraId="33994B63" w14:textId="77777777" w:rsidR="00621651" w:rsidRDefault="00000000">
            <w:pPr>
              <w:jc w:val="center"/>
            </w:pPr>
            <w:r>
              <w:t>85%</w:t>
            </w:r>
          </w:p>
        </w:tc>
      </w:tr>
      <w:tr w:rsidR="00621651" w14:paraId="58F37F21" w14:textId="77777777">
        <w:tc>
          <w:tcPr>
            <w:tcW w:w="1857" w:type="dxa"/>
          </w:tcPr>
          <w:p w14:paraId="31A7CC46" w14:textId="77777777" w:rsidR="00621651" w:rsidRDefault="00000000">
            <w:pPr>
              <w:jc w:val="center"/>
            </w:pPr>
            <w:r>
              <w:t>Ohio</w:t>
            </w:r>
          </w:p>
        </w:tc>
        <w:tc>
          <w:tcPr>
            <w:tcW w:w="2013" w:type="dxa"/>
          </w:tcPr>
          <w:p w14:paraId="0D545A8C" w14:textId="77777777" w:rsidR="00621651" w:rsidRDefault="00000000">
            <w:pPr>
              <w:jc w:val="center"/>
            </w:pPr>
            <w:r>
              <w:t>Two- and four-year</w:t>
            </w:r>
          </w:p>
        </w:tc>
        <w:tc>
          <w:tcPr>
            <w:tcW w:w="3145" w:type="dxa"/>
          </w:tcPr>
          <w:p w14:paraId="78225A6A" w14:textId="77777777" w:rsidR="00621651" w:rsidRDefault="00000000">
            <w:pPr>
              <w:jc w:val="center"/>
            </w:pPr>
            <w:r>
              <w:t>100%</w:t>
            </w:r>
          </w:p>
        </w:tc>
      </w:tr>
      <w:tr w:rsidR="00621651" w14:paraId="501FF74A" w14:textId="77777777">
        <w:tc>
          <w:tcPr>
            <w:tcW w:w="1857" w:type="dxa"/>
          </w:tcPr>
          <w:p w14:paraId="1061011D" w14:textId="77777777" w:rsidR="00621651" w:rsidRDefault="00000000">
            <w:pPr>
              <w:jc w:val="center"/>
            </w:pPr>
            <w:r>
              <w:t>Arkansas</w:t>
            </w:r>
          </w:p>
        </w:tc>
        <w:tc>
          <w:tcPr>
            <w:tcW w:w="2013" w:type="dxa"/>
          </w:tcPr>
          <w:p w14:paraId="74746D21" w14:textId="77777777" w:rsidR="00621651" w:rsidRDefault="00000000">
            <w:pPr>
              <w:jc w:val="center"/>
            </w:pPr>
            <w:r>
              <w:t>Two-year</w:t>
            </w:r>
          </w:p>
        </w:tc>
        <w:tc>
          <w:tcPr>
            <w:tcW w:w="3145" w:type="dxa"/>
          </w:tcPr>
          <w:p w14:paraId="318B82A6" w14:textId="77777777" w:rsidR="00621651" w:rsidRDefault="00000000">
            <w:pPr>
              <w:jc w:val="center"/>
            </w:pPr>
            <w:r>
              <w:t>100%</w:t>
            </w:r>
          </w:p>
        </w:tc>
      </w:tr>
    </w:tbl>
    <w:p w14:paraId="755EBBAE" w14:textId="77777777" w:rsidR="00621651" w:rsidRDefault="00000000">
      <w:r>
        <w:t xml:space="preserve">A small number of states tie a majority (or all) of their state </w:t>
      </w:r>
      <w:r>
        <w:lastRenderedPageBreak/>
        <w:t>funding to outcomes (Table</w:t>
      </w:r>
      <w:r>
        <w:rPr>
          <w:vertAlign w:val="superscript"/>
        </w:rPr>
        <w:footnoteReference w:id="18"/>
      </w:r>
      <w:r>
        <w:t>),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w14:paraId="4E52EE55" w14:textId="77777777" w:rsidR="00621651" w:rsidRDefault="00000000">
      <w:pPr>
        <w:pStyle w:val="Heading2"/>
      </w:pPr>
      <w:bookmarkStart w:id="7" w:name="_7rs0ery0kmu8" w:colFirst="0" w:colLast="0"/>
      <w:bookmarkEnd w:id="7"/>
      <w:r>
        <w:t xml:space="preserve">Policymakers interested in outcomes-based funding </w:t>
      </w:r>
      <w:del w:id="168" w:author="Claude" w:date="2026-02-20T16:12:10.470185Z">
        <w:r>
          <w:delText xml:space="preserve">often hold common goals</w:delText>
        </w:r>
      </w:del>
      <w:ins w:id="224" w:author="Claude" w:date="2026-02-20T16:12:10.470187Z">
        <w:r>
          <w:t xml:space="preserve">often share common goals</w:t>
        </w:r>
      </w:ins>
      <w:r>
        <w:t xml:space="preserve">.</w:t>
      </w:r>
    </w:p>
    <w:p w14:paraId="5E8E10EA" w14:textId="77777777" w:rsidR="00621651" w:rsidRDefault="00000000">
      <w:r>
        <w:t>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such as STEM,</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w:t>
      </w:r>
      <w:del w:id="169" w:author="Claude" w:date="2026-02-20T16:12:10.470321Z">
        <w:r>
          <w:delText xml:space="preserve">accountability practices to public</w:delText>
        </w:r>
      </w:del>
      <w:ins w:id="225" w:author="Claude" w:date="2026-02-20T16:12:10.470323Z">
        <w:r>
          <w:t xml:space="preserve">accountability to public</w:t>
        </w:r>
      </w:ins>
      <w:r>
        <w:t xml:space="preserve"> investments.</w:t>
      </w:r>
    </w:p>
    <w:p w14:paraId="0B2BB947" w14:textId="77777777" w:rsidR="00621651" w:rsidRDefault="00621651"/>
    <w:p w14:paraId="276F8B39" w14:textId="77777777" w:rsidR="00621651" w:rsidRDefault="00000000">
      <w:r>
        <w:t xml:space="preserve">Some see outcomes-based funding as a tool to achieve broader goals linked to the public good. Advocates in Illinois, for example, have worked to </w:t>
      </w:r>
      <w:del w:id="170" w:author="Claude" w:date="2026-02-20T16:12:10.470469Z">
        <w:r>
          <w:delText xml:space="preserve">design elements of funding adequacy into</w:delText>
        </w:r>
      </w:del>
      <w:ins w:id="226" w:author="Claude" w:date="2026-02-20T16:12:10.470471Z">
        <w:r>
          <w:t xml:space="preserve">incorporate elements of funding adequacy into</w:t>
        </w:r>
      </w:ins>
      <w:r>
        <w:t xml:space="preserve"> their proposed formula, recognizing that under-resourced institutions may need additional support to improve outcomes.</w:t>
      </w:r>
      <w:r>
        <w:rPr>
          <w:vertAlign w:val="superscript"/>
        </w:rPr>
        <w:footnoteReference w:id="22"/>
      </w:r>
    </w:p>
    <w:p w14:paraId="7D3CC68C" w14:textId="77777777" w:rsidR="00621651" w:rsidRDefault="00621651"/>
    <w:p w14:paraId="1F99D595" w14:textId="77777777" w:rsidR="00621651" w:rsidRDefault="00000000">
      <w:r>
        <w:lastRenderedPageBreak/>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14:paraId="6BA37E2F" w14:textId="77777777" w:rsidR="00621651" w:rsidRDefault="00000000">
      <w:pPr>
        <w:pStyle w:val="Heading2"/>
      </w:pPr>
      <w:bookmarkStart w:id="8" w:name="_3d8nr5p7hhpp" w:colFirst="0" w:colLast="0"/>
      <w:bookmarkEnd w:id="8"/>
      <w:r>
        <w:t xml:space="preserve">Evidence on the effectiveness of these </w:t>
      </w:r>
      <w:del w:id="171" w:author="Claude" w:date="2026-02-20T16:12:10.476345Z">
        <w:r>
          <w:delText xml:space="preserve">models, however, remains</w:delText>
        </w:r>
      </w:del>
      <w:ins w:id="227" w:author="Claude" w:date="2026-02-20T16:12:10.476348Z">
        <w:r>
          <w:t xml:space="preserve">models remains</w:t>
        </w:r>
      </w:ins>
      <w:r>
        <w:t xml:space="preserve"> mixed across different designs and implementations.</w:t>
      </w:r>
    </w:p>
    <w:p w14:paraId="7A2CAEBB" w14:textId="77777777" w:rsidR="00621651" w:rsidRDefault="00000000">
      <w:r>
        <w:t xml:space="preserve">Despite the growing enthusiasm for outcomes-based funding, evidence of its effectiveness remains mixed. Across 12 quantitative evaluations of </w:t>
      </w:r>
      <w:del w:id="172" w:author="Claude" w:date="2026-02-20T16:12:10.470610Z">
        <w:r>
          <w:delText xml:space="preserve">outcomes-based state models</w:delText>
        </w:r>
      </w:del>
      <w:ins w:id="228" w:author="Claude" w:date="2026-02-20T16:12:10.470612Z">
        <w:r>
          <w:t xml:space="preserve">outcomes-based funding models</w:t>
        </w:r>
      </w:ins>
      <w:r>
        <w:t xml:space="preserve">, researchers found that states using these funding models did not outperform other states on key metrics.</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w14:paraId="1F383E16" w14:textId="77777777" w:rsidR="00621651" w:rsidRDefault="00621651"/>
    <w:p w14:paraId="4BB29919" w14:textId="77777777" w:rsidR="00621651" w:rsidRDefault="00000000">
      <w:r>
        <w:t xml:space="preserve"/>
      </w:r>
      <w:del w:id="173" w:author="Claude" w:date="2026-02-20T16:12:10.470750Z">
        <w:r>
          <w:delText xml:space="preserve">There could be several potential</w:delText>
        </w:r>
      </w:del>
      <w:ins w:id="229" w:author="Claude" w:date="2026-02-20T16:12:10.470753Z">
        <w:r>
          <w:t xml:space="preserve">There are several potential</w:t>
        </w:r>
      </w:ins>
      <w:r>
        <w:t xml:space="preserve"> explanations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w:t>
      </w:r>
      <w:del w:id="174" w:author="Claude" w:date="2026-02-20T16:12:10.470891Z">
        <w:r>
          <w:delText xml:space="preserve">fail to move the needle</w:delText>
        </w:r>
      </w:del>
      <w:ins w:id="230" w:author="Claude" w:date="2026-02-20T16:12:10.470893Z">
        <w:r>
          <w:t xml:space="preserve">fail to drive meaningful improvement</w:t>
        </w:r>
      </w:ins>
      <w:r>
        <w:t xml:space="preserve">. </w:t>
      </w:r>
    </w:p>
    <w:p w14:paraId="1DA83C62" w14:textId="77777777" w:rsidR="00621651" w:rsidRDefault="00621651"/>
    <w:p w14:paraId="5A214F72" w14:textId="77777777" w:rsidR="00621651" w:rsidRDefault="00000000">
      <w:r>
        <w:t xml:space="preserve">Another factor that affects the evidence pool is the wide variation in formula design. A study investigating just one outcome metric — certificate awards — found substantial variation in </w:t>
      </w:r>
      <w:del w:id="175" w:author="Claude" w:date="2026-02-20T16:12:10.478071Z">
        <w:r>
          <w:delText xml:space="preserve">how states defined and used that metric for funding allocations</w:delText>
        </w:r>
      </w:del>
      <w:ins w:id="231" w:author="Claude" w:date="2026-02-20T16:12:10.478073Z">
        <w:r>
          <w:t xml:space="preserve">how states defined and used it for allocating funds</w:t>
        </w:r>
      </w:ins>
      <w:r>
        <w:t xml:space="preserve">.</w:t>
      </w:r>
      <w:r>
        <w:rPr>
          <w:vertAlign w:val="superscript"/>
        </w:rPr>
        <w:footnoteReference w:id="26"/>
      </w:r>
      <w:r>
        <w:t xml:space="preserve"> Combined across multiple different metrics and state contexts, this diversity makes it difficult to truly compare the effectiveness across outcomes-based funding models. </w:t>
      </w:r>
    </w:p>
    <w:p w14:paraId="4AF1AC11" w14:textId="77777777" w:rsidR="00621651" w:rsidRDefault="00621651"/>
    <w:p w14:paraId="3462F858" w14:textId="77777777" w:rsidR="00621651" w:rsidRDefault="00000000">
      <w:r>
        <w:lastRenderedPageBreak/>
        <w:t>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Pr>
          <w:vertAlign w:val="superscript"/>
        </w:rPr>
        <w:footnoteReference w:id="27"/>
      </w:r>
      <w:r>
        <w:t xml:space="preserve"> While it is too early to draw definitive conclusions, this suggests that when designed well, these formulas </w:t>
      </w:r>
      <w:del w:id="176" w:author="Claude" w:date="2026-02-20T16:12:10.477928Z">
        <w:r>
          <w:delText xml:space="preserve">may serve as a strategy to push schools to increase</w:delText>
        </w:r>
      </w:del>
      <w:ins w:id="232" w:author="Claude" w:date="2026-02-20T16:12:10.477930Z">
        <w:r>
          <w:t xml:space="preserve">may be an effective strategy to encourage institutions to increase</w:t>
        </w:r>
      </w:ins>
      <w:r>
        <w:t xml:space="preserve"> their focus on student outcomes.</w:t>
      </w:r>
    </w:p>
    <w:p w14:paraId="53DE1E96" w14:textId="77777777" w:rsidR="00621651" w:rsidRDefault="00000000">
      <w:pPr>
        <w:pStyle w:val="Heading2"/>
      </w:pPr>
      <w:bookmarkStart w:id="9" w:name="_e9sq4p4f8ixz" w:colFirst="0" w:colLast="0"/>
      <w:bookmarkEnd w:id="9"/>
      <w:r>
        <w:t>Outcomes-based funding may still play a key role for state policymakers in ensuring “returns” on public investments.</w:t>
      </w:r>
    </w:p>
    <w:tbl>
      <w:tblPr>
        <w:tblStyle w:val="a1"/>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621651" w14:paraId="3DC218E5" w14:textId="77777777">
        <w:trPr>
          <w:trHeight w:val="3189"/>
        </w:trPr>
        <w:tc>
          <w:tcPr>
            <w:tcW w:w="5250" w:type="dxa"/>
          </w:tcPr>
          <w:p w14:paraId="0B483970" w14:textId="77777777" w:rsidR="00621651" w:rsidRDefault="00000000">
            <w:r>
              <w:rPr>
                <w:b/>
                <w:bCs/>
              </w:rPr>
              <w:t>Sidebar: Outcomes-Based Funding as a Policy Tool</w:t>
            </w:r>
          </w:p>
          <w:p w14:paraId="6CD0221A" w14:textId="77777777" w:rsidR="00621651" w:rsidRDefault="00000000">
            <w:r>
              <w:t xml:space="preserve">Using outcomes-based funding as an incentive tool assumes that institutions have the capacity to respond but lack motivation. However, poor performance </w:t>
            </w:r>
            <w:del w:id="177" w:author="Claude" w:date="2026-02-20T16:12:10.471035Z">
              <w:r>
                <w:delText xml:space="preserve">can also be the result</w:delText>
              </w:r>
            </w:del>
            <w:ins w:id="233" w:author="Claude" w:date="2026-02-20T16:12:10.471038Z">
              <w:r>
                <w:t xml:space="preserve">can be the result</w:t>
              </w:r>
            </w:ins>
            <w:r>
              <w:t xml:space="preserve"> of insufficient resources rather than inadequate effort.</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w14:paraId="07B923EE" w14:textId="77777777" w:rsidR="00621651" w:rsidRDefault="00621651"/>
          <w:p w14:paraId="64A404E6" w14:textId="77777777" w:rsidR="00621651" w:rsidRDefault="00000000">
            <w:r>
              <w:t xml:space="preserve">In these cases, what is </w:t>
            </w:r>
            <w:del w:id="178" w:author="Claude" w:date="2026-02-20T16:12:10.471182Z">
              <w:r>
                <w:delText xml:space="preserve">the appropriate state role in</w:delText>
              </w:r>
            </w:del>
            <w:ins w:id="234" w:author="Claude" w:date="2026-02-20T16:12:10.471185Z">
              <w:r>
                <w:t xml:space="preserve">the appropriate role of the state in</w:t>
              </w:r>
            </w:ins>
            <w:r>
              <w:t xml:space="preserve"> boosting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w:t>
            </w:r>
          </w:p>
          <w:p w14:paraId="035CE88A" w14:textId="77777777" w:rsidR="00621651" w:rsidRDefault="00621651"/>
          <w:p w14:paraId="1E51A8B6" w14:textId="77777777" w:rsidR="00621651" w:rsidRDefault="00000000">
            <w:r>
              <w:t xml:space="preserve">Moreover, there is the question of whether financial incentives are the right mechanism to change institutional behavior at all. Research suggests that government operates differently from </w:t>
            </w:r>
            <w:del w:id="179" w:author="Claude" w:date="2026-02-20T16:12:10.471338Z">
              <w:r>
                <w:delText xml:space="preserve">business contexts</w:delText>
              </w:r>
            </w:del>
            <w:ins w:id="235" w:author="Claude" w:date="2026-02-20T16:12:10.471339Z">
              <w:r>
                <w:t xml:space="preserve">business</w:t>
              </w:r>
            </w:ins>
            <w:r>
              <w:t xml:space="preserve">, and performance incentives can have unintended consequences, such as narrowing focus to only what is measured, gaming the system, or neglecting harder-to-</w:t>
            </w:r>
            <w:r>
              <w:lastRenderedPageBreak/>
              <w:t>serve populations.</w:t>
            </w:r>
            <w:r>
              <w:rPr>
                <w:vertAlign w:val="superscript"/>
              </w:rPr>
              <w:footnoteReference w:id="29"/>
            </w:r>
            <w:r>
              <w:t xml:space="preserve"> Policymakers should consider what other levers exist to promote accountability, such as program review processes, accreditation standards, or public reporting or transparency requirements.</w:t>
            </w:r>
          </w:p>
        </w:tc>
      </w:tr>
    </w:tbl>
    <w:p w14:paraId="5A41EDAB" w14:textId="77777777" w:rsidR="00621651" w:rsidRDefault="00000000">
      <w:r>
        <w:lastRenderedPageBreak/>
        <w:t>Given the mixed formal evidence, some stakeholders may be rightfully skeptical of outcomes-based funding models, but they are still appealing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w14:paraId="2E47A937" w14:textId="77777777" w:rsidR="00621651" w:rsidRDefault="00621651"/>
    <w:p w14:paraId="0E3372A2" w14:textId="77777777" w:rsidR="00621651" w:rsidRDefault="00000000">
      <w:r>
        <w:t>This emphasis often leads to outcomes-based funding being discussed as a way to ensure a "return on public investment" in higher education</w:t>
      </w:r>
      <w:r>
        <w:rPr>
          <w:vertAlign w:val="superscript"/>
        </w:rPr>
        <w:footnoteReference w:id="30"/>
      </w:r>
      <w: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the need for a skilled workforce </w:t>
      </w:r>
      <w:del w:id="180" w:author="Claude" w:date="2026-02-20T16:12:10.471553Z">
        <w:r>
          <w:delText xml:space="preserve">and filling talent</w:delText>
        </w:r>
      </w:del>
      <w:ins w:id="236" w:author="Claude" w:date="2026-02-20T16:12:10.471555Z">
        <w:r>
          <w:t xml:space="preserve">and for filling talent</w:t>
        </w:r>
      </w:ins>
      <w:r>
        <w:t xml:space="preserve"> shortages in critical industries. Students, meanwhile, think of ROI in terms of individual earnings, debt repayment, and career stability. Advocates may point to broader social returns that are harder to quantify but no less important: greater civic participation, upward mobility, and increased opportunities </w:t>
      </w:r>
      <w:del w:id="181" w:author="Claude" w:date="2026-02-20T16:12:10.471724Z">
        <w:r>
          <w:delText xml:space="preserve">both for historically</w:delText>
        </w:r>
      </w:del>
      <w:ins w:id="237" w:author="Claude" w:date="2026-02-20T16:12:10.471726Z">
        <w:r>
          <w:t xml:space="preserve">for both historically</w:t>
        </w:r>
      </w:ins>
      <w:r>
        <w:t xml:space="preserve"> marginalized groups and students who face unique obstacles.</w:t>
      </w:r>
      <w:r>
        <w:rPr>
          <w:vertAlign w:val="superscript"/>
        </w:rPr>
        <w:footnoteReference w:id="32"/>
      </w:r>
    </w:p>
    <w:p w14:paraId="66C1678C" w14:textId="77777777" w:rsidR="00621651" w:rsidRDefault="00621651"/>
    <w:p w14:paraId="24AE56A1" w14:textId="77777777" w:rsidR="00621651" w:rsidRDefault="00000000">
      <w:r>
        <w:t xml:space="preserve">These differing perspectives create challenges for policymakers designing outcomes-based funding models. Narrow definitions of ROI, such as earnings premiums or job placement rates, are easier to measure and </w:t>
      </w:r>
      <w:r>
        <w:lastRenderedPageBreak/>
        <w:t>communicate</w:t>
      </w:r>
      <w:del w:id="182" w:author="Claude" w:date="2026-02-20T16:12:10.480749Z">
        <w:r>
          <w:delText xml:space="preserve">, but they risk</w:delText>
        </w:r>
      </w:del>
      <w:ins w:id="238" w:author="Claude" w:date="2026-02-20T16:12:10.480752Z">
        <w:r>
          <w:t xml:space="preserve">, but risk</w:t>
        </w:r>
      </w:ins>
      <w:r>
        <w:t xml:space="preserve"> reinforcing a transactional view of higher education that ignores its broader civic and social purposes. </w:t>
      </w:r>
      <w:del w:id="183" w:author="Claude" w:date="2026-02-20T16:12:10.480583Z">
        <w:r>
          <w:delText xml:space="preserve">Broader definitions capture the full</w:delText>
        </w:r>
      </w:del>
      <w:ins w:id="239" w:author="Claude" w:date="2026-02-20T16:12:10.480585Z">
        <w:r>
          <w:t xml:space="preserve">Broader definitions may capture the full</w:t>
        </w:r>
      </w:ins>
      <w:r>
        <w:t xml:space="preserve"> range of returns but are harder to quantify and tie directly to funding.</w:t>
      </w:r>
    </w:p>
    <w:p w14:paraId="4F3E2020" w14:textId="77777777" w:rsidR="00621651" w:rsidRDefault="00621651"/>
    <w:p w14:paraId="1D6349F6" w14:textId="77777777" w:rsidR="00621651" w:rsidRDefault="00000000">
      <w:r>
        <w:t xml:space="preserve">Moreover, there may be trade-offs when different priorities are in competition. For example, a funding formula that heavily rewards high-earning fields like engineering may inadvertently discourage institutions from investing in student success programs or promoting </w:t>
      </w:r>
      <w:del w:id="184" w:author="Claude" w:date="2026-02-20T16:12:10.476550Z">
        <w:r>
          <w:delText xml:space="preserve">critical, but lower-earning</w:delText>
        </w:r>
      </w:del>
      <w:ins w:id="240" w:author="Claude" w:date="2026-02-20T16:12:10.476553Z">
        <w:r>
          <w:t xml:space="preserve">critical but lower-earning</w:t>
        </w:r>
      </w:ins>
      <w:r>
        <w:t xml:space="preserve"> fields (e.g., teaching).</w:t>
      </w:r>
    </w:p>
    <w:p w14:paraId="05193026" w14:textId="77777777" w:rsidR="00621651" w:rsidRDefault="00621651"/>
    <w:p w14:paraId="3258C3C0" w14:textId="77777777" w:rsidR="00621651" w:rsidRDefault="00000000">
      <w:r>
        <w:t xml:space="preserve">Outcomes-based funding policies require policymakers to balance competing priorities and determine what is most relevant, </w:t>
      </w:r>
      <w:del w:id="185" w:author="Claude" w:date="2026-02-20T16:12:10.476822Z">
        <w:r>
          <w:delText xml:space="preserve">high-priority, and applicable</w:delText>
        </w:r>
      </w:del>
      <w:ins w:id="241" w:author="Claude" w:date="2026-02-20T16:12:10.476830Z">
        <w:r>
          <w:t xml:space="preserve">high priority, and applicable</w:t>
        </w:r>
      </w:ins>
      <w:r>
        <w:t xml:space="preserve"> in their state context. Designing outcomes-based systems that reflect the full public value of higher education thus requires a nuanced conversation about what "outcomes" and "return on investment" mean to different stakeholders.</w:t>
      </w:r>
    </w:p>
    <w:p w14:paraId="125A5B18" w14:textId="77777777" w:rsidR="00621651" w:rsidRDefault="00000000">
      <w:pPr>
        <w:pStyle w:val="Heading1"/>
      </w:pPr>
      <w:bookmarkStart w:id="10" w:name="_vhvc6ksq2ln" w:colFirst="0" w:colLast="0"/>
      <w:bookmarkEnd w:id="10"/>
      <w:r>
        <w:t>Design Considerations for Outcomes-Based Models</w:t>
      </w:r>
    </w:p>
    <w:p w14:paraId="2F655FFE" w14:textId="77777777" w:rsidR="00621651"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w:t>
      </w:r>
      <w:del w:id="186" w:author="Claude" w:date="2026-02-20T16:12:10.471898Z">
        <w:r>
          <w:delText xml:space="preserve">Each aspect also includes</w:delText>
        </w:r>
      </w:del>
      <w:ins w:id="242" w:author="Claude" w:date="2026-02-20T16:12:10.471900Z">
        <w:r>
          <w:t xml:space="preserve">Each section also includes</w:t>
        </w:r>
      </w:ins>
      <w:r>
        <w:t xml:space="preserve"> an example of an existing outcomes-based formula that was crafted creatively or thoughtfully to meet that state’s priorities. These are not necessarily exemplars, but can </w:t>
      </w:r>
      <w:del w:id="187" w:author="Claude" w:date="2026-02-20T16:12:10.472071Z">
        <w:r>
          <w:delText xml:space="preserve">help to highlight</w:delText>
        </w:r>
      </w:del>
      <w:ins w:id="243" w:author="Claude" w:date="2026-02-20T16:12:10.472073Z">
        <w:r>
          <w:t xml:space="preserve">help highlight</w:t>
        </w:r>
      </w:ins>
      <w:r>
        <w:t xml:space="preserve"> unconventional or newer approaches for consideration. At the end of this section is also a list of questions to guide interested stakeholders in thinking holistically about outcomes-based model design.</w:t>
      </w:r>
    </w:p>
    <w:p w14:paraId="5F20568F" w14:textId="77777777" w:rsidR="00621651" w:rsidRDefault="00000000">
      <w:pPr>
        <w:pStyle w:val="Heading2"/>
      </w:pPr>
      <w:bookmarkStart w:id="11" w:name="_jminjuu2dhgw" w:colFirst="0" w:colLast="0"/>
      <w:bookmarkEnd w:id="11"/>
      <w:r>
        <w:t>Outcomes can span traditional metrics, state-specific priorities, and creative measures that reflect a fuller picture of higher education’s value.</w:t>
      </w:r>
    </w:p>
    <w:p w14:paraId="76A58A22" w14:textId="77777777" w:rsidR="00621651" w:rsidRDefault="00000000">
      <w:r>
        <w:t xml:space="preserve">The first and most critical step in designing an outcomes-based funding model </w:t>
      </w:r>
      <w:del w:id="188" w:author="Claude" w:date="2026-02-20T16:12:10.472240Z">
        <w:r>
          <w:delText xml:space="preserve">is aligning stakeholders</w:delText>
        </w:r>
      </w:del>
      <w:ins w:id="244" w:author="Claude" w:date="2026-02-20T16:12:10.472241Z">
        <w:r>
          <w:t xml:space="preserve">is to align stakeholders</w:t>
        </w:r>
      </w:ins>
      <w:r>
        <w:t xml:space="preserve">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too many metrics </w:t>
      </w:r>
      <w:del w:id="189" w:author="Claude" w:date="2026-02-20T16:12:10.478243Z">
        <w:r>
          <w:delText xml:space="preserve">may blunt any incentive</w:delText>
        </w:r>
      </w:del>
      <w:ins w:id="245" w:author="Claude" w:date="2026-02-20T16:12:10.478245Z">
        <w:r>
          <w:t xml:space="preserve">could blunt any incentive</w:t>
        </w:r>
      </w:ins>
      <w:r>
        <w:t xml:space="preserve"> to </w:t>
      </w:r>
      <w:del w:id="190" w:author="Claude" w:date="2026-02-20T16:12:10.478413Z">
        <w:r>
          <w:delText xml:space="preserve">move the needle on any one outcome</w:delText>
        </w:r>
      </w:del>
      <w:ins w:id="246" w:author="Claude" w:date="2026-02-20T16:12:10.478415Z">
        <w:r>
          <w:t xml:space="preserve">drive improvement on any single outcome</w:t>
        </w:r>
      </w:ins>
      <w:r>
        <w:t xml:space="preserve"> as institutions spread their efforts thin trying to satisfy competing demands.</w:t>
      </w:r>
    </w:p>
    <w:p w14:paraId="47B1208E" w14:textId="77777777" w:rsidR="00621651" w:rsidRDefault="00621651"/>
    <w:tbl>
      <w:tblPr>
        <w:tblStyle w:val="a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35051A9" w14:textId="77777777">
        <w:tc>
          <w:tcPr>
            <w:tcW w:w="10070" w:type="dxa"/>
            <w:shd w:val="clear" w:color="auto" w:fill="CCE4E7"/>
          </w:tcPr>
          <w:p w14:paraId="713AB822" w14:textId="77777777" w:rsidR="00621651" w:rsidRDefault="00000000">
            <w:pPr>
              <w:rPr>
                <w:b/>
                <w:bCs/>
              </w:rPr>
            </w:pPr>
            <w:r>
              <w:rPr>
                <w:b/>
                <w:bCs/>
              </w:rPr>
              <w:t xml:space="preserve">Example: </w:t>
            </w:r>
            <w:del w:id="191" w:author="Claude" w:date="2026-02-20T16:12:32.661854Z">
              <w:r>
                <w:rPr>
                  <w:b/>
                  <w:bCs/>
                </w:rPr>
                <w:delText xml:space="preserve">Texas's</w:delText>
              </w:r>
            </w:del>
            <w:ins w:id="247" w:author="Claude" w:date="2026-02-20T16:12:32.661864Z">
              <w:r>
                <w:rPr>
                  <w:b/>
                  <w:bCs/>
                </w:rPr>
                <w:t xml:space="preserve">Texas'</w:t>
              </w:r>
            </w:ins>
            <w:r>
              <w:rPr>
                <w:b/>
                <w:bCs/>
              </w:rPr>
              <w:t xml:space="preserve"> revamped two-year formula links funding directly to state policy goals by prioritizing high-value credentials.</w:t>
            </w:r>
          </w:p>
          <w:p w14:paraId="74B6D44E" w14:textId="77777777" w:rsidR="00621651" w:rsidRDefault="00621651"/>
          <w:p w14:paraId="24FB9A04" w14:textId="77777777" w:rsidR="00621651" w:rsidRDefault="00000000">
            <w:r>
              <w:t xml:space="preserve">In their 2023 redesign of the community college funding formula, a major priority for Texas policymakers was increasing attainment as a driver of economic prosperity for both employers and individuals. The state's current </w:t>
            </w:r>
            <w:r>
              <w:lastRenderedPageBreak/>
              <w:t>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14:paraId="1B59A1CE" w14:textId="77777777" w:rsidR="00621651" w:rsidRDefault="00621651"/>
    <w:p w14:paraId="58A11468" w14:textId="77777777" w:rsidR="00621651" w:rsidRDefault="00000000">
      <w:r>
        <w:t xml:space="preserve">While traditional </w:t>
      </w:r>
      <w:del w:id="192" w:author="Claude" w:date="2026-02-20T16:12:10.476191Z">
        <w:r>
          <w:delText xml:space="preserve">metrics like completion rates</w:delText>
        </w:r>
      </w:del>
      <w:ins w:id="248" w:author="Claude" w:date="2026-02-20T16:12:10.476195Z">
        <w:r>
          <w:t xml:space="preserve">metrics, such as completion rates</w:t>
        </w:r>
      </w:ins>
      <w:r>
        <w:t xml:space="preserve"> and time to degree remain important, the field’s definition of outcome metrics is evolving as stakeholders look for other ways to measure successfully achieving a goal.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p>
    <w:p w14:paraId="3698B8F1" w14:textId="77777777" w:rsidR="00621651" w:rsidRDefault="00621651"/>
    <w:tbl>
      <w:tblPr>
        <w:tblStyle w:val="a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53FA7B5" w14:textId="77777777">
        <w:tc>
          <w:tcPr>
            <w:tcW w:w="10070" w:type="dxa"/>
            <w:shd w:val="clear" w:color="auto" w:fill="CCE4E7"/>
          </w:tcPr>
          <w:p w14:paraId="1BFBC341" w14:textId="77777777" w:rsidR="00621651" w:rsidRDefault="00000000">
            <w:pPr>
              <w:rPr>
                <w:b/>
                <w:bCs/>
              </w:rPr>
            </w:pPr>
            <w:r>
              <w:rPr>
                <w:b/>
                <w:bCs/>
              </w:rPr>
              <w:t>Example: Indiana’s revised funding model for both two- and four-year institutions recognizes disparate declines in outcomes for low-income and adult students.</w:t>
            </w:r>
          </w:p>
          <w:p w14:paraId="247E55F4" w14:textId="77777777" w:rsidR="00621651" w:rsidRDefault="00621651"/>
          <w:p w14:paraId="1DB4341B" w14:textId="77777777" w:rsidR="00621651" w:rsidRDefault="00000000">
            <w:r>
              <w:t>Data from Indiana shows that low-income and adult (25+) students have experienced larger declines in enrollment and completion than their comparison groups.</w:t>
            </w:r>
            <w:r>
              <w:rPr>
                <w:vertAlign w:val="superscript"/>
              </w:rPr>
              <w:footnoteReference w:id="34"/>
            </w:r>
            <w:r>
              <w:t xml:space="preserve"> These patterns also reflect a broader context where Indiana’s overall college-going rate decline is outpacing much of the nation, raising concerns about access, success, and competitiveness of the state’s labor market.</w:t>
            </w:r>
            <w:r>
              <w:rPr>
                <w:vertAlign w:val="superscript"/>
              </w:rPr>
              <w:footnoteReference w:id="35"/>
            </w:r>
            <w:r>
              <w:t xml:space="preserve"> Consequently, in 2024 state policymakers added low-income youth enrollment, adult enrollment, and adult completion rates to the metrics evaluated for funding.</w:t>
            </w:r>
            <w:r>
              <w:rPr>
                <w:vertAlign w:val="superscript"/>
              </w:rPr>
              <w:footnoteReference w:id="36"/>
            </w:r>
            <w:r>
              <w:t xml:space="preserve"> By specifying these metrics, Indiana policymakers aimed to incentivize institutions to address these disparities and increase the college-going and success rates for low-income and adult students.</w:t>
            </w:r>
          </w:p>
        </w:tc>
      </w:tr>
    </w:tbl>
    <w:p w14:paraId="16119190" w14:textId="77777777" w:rsidR="00621651" w:rsidRDefault="00621651"/>
    <w:p w14:paraId="3B0A0DBD" w14:textId="77777777" w:rsidR="00621651" w:rsidRDefault="00000000">
      <w: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Pr>
          <w:i/>
          <w:iCs/>
        </w:rPr>
        <w:t>what</w:t>
      </w:r>
      <w:r>
        <w:t xml:space="preserve"> institutions produce, but also </w:t>
      </w:r>
      <w:r>
        <w:rPr>
          <w:i/>
          <w:iCs/>
        </w:rPr>
        <w:t>how</w:t>
      </w:r>
      <w:r>
        <w:t xml:space="preserve"> they get there — in other words, the specific inputs and processes that must </w:t>
      </w:r>
      <w:r>
        <w:lastRenderedPageBreak/>
        <w:t xml:space="preserve">be included to achieve </w:t>
      </w:r>
      <w:del w:id="193" w:author="Claude" w:date="2026-02-20T16:12:10.478621Z">
        <w:r>
          <w:delText xml:space="preserve">those results</w:delText>
        </w:r>
      </w:del>
      <w:ins w:id="249" w:author="Claude" w:date="2026-02-20T16:12:10.478623Z">
        <w:r>
          <w:t xml:space="preserve">the desired results</w:t>
        </w:r>
      </w:ins>
      <w:r>
        <w:t xml:space="preserve">. Institutions facing </w:t>
      </w:r>
      <w:del w:id="194" w:author="Claude" w:date="2026-02-20T16:12:10.478815Z">
        <w:r>
          <w:delText xml:space="preserve">enrollment declines or changing</w:delText>
        </w:r>
      </w:del>
      <w:ins w:id="250" w:author="Claude" w:date="2026-02-20T16:12:10.478818Z">
        <w:r>
          <w:t xml:space="preserve">declining enrollment or changing</w:t>
        </w:r>
      </w:ins>
      <w:r>
        <w:t xml:space="preserve"> demographics that affect other portions of their funding thus can still earn state funding for delivering high-quality programs.</w:t>
      </w:r>
    </w:p>
    <w:p w14:paraId="0BBDEFFE" w14:textId="77777777" w:rsidR="00621651" w:rsidRDefault="00621651"/>
    <w:tbl>
      <w:tblPr>
        <w:tblStyle w:val="a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DA8F3DC" w14:textId="77777777">
        <w:tc>
          <w:tcPr>
            <w:tcW w:w="10070" w:type="dxa"/>
            <w:shd w:val="clear" w:color="auto" w:fill="CCE4E7"/>
          </w:tcPr>
          <w:p w14:paraId="10AC9F12" w14:textId="77777777" w:rsidR="00621651" w:rsidRDefault="00000000">
            <w:pPr>
              <w:rPr>
                <w:b/>
                <w:bCs/>
              </w:rPr>
            </w:pPr>
            <w:r>
              <w:rPr>
                <w:b/>
                <w:bCs/>
              </w:rPr>
              <w:t>Example: Tennessee's two- and four-year funding formulas reward institutions for high-quality programming in addition to student outcomes.</w:t>
            </w:r>
          </w:p>
          <w:p w14:paraId="495F2711" w14:textId="77777777" w:rsidR="00621651" w:rsidRDefault="00621651"/>
          <w:p w14:paraId="626A937C" w14:textId="77777777" w:rsidR="00621651" w:rsidRDefault="00000000">
            <w:r>
              <w:t/>
            </w:r>
            <w:del w:id="195" w:author="Claude" w:date="2026-02-20T16:12:10.479017Z">
              <w:r>
                <w:delText xml:space="preserve">Tennessee offers an example of how</w:delText>
              </w:r>
            </w:del>
            <w:ins w:id="251" w:author="Claude" w:date="2026-02-20T16:12:10.479019Z">
              <w:r>
                <w:t xml:space="preserve">Tennessee illustrates how</w:t>
              </w:r>
            </w:ins>
            <w:r>
              <w:t xml:space="preserve"> states can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w:t>
            </w:r>
            <w:del w:id="196" w:author="Claude" w:date="2026-02-20T16:12:10.477651Z">
              <w:r>
                <w:delText xml:space="preserve">accreditors as measured</w:delText>
              </w:r>
            </w:del>
            <w:ins w:id="252" w:author="Claude" w:date="2026-02-20T16:12:10.477655Z">
              <w:r>
                <w:t xml:space="preserve">accreditors, as measured</w:t>
              </w:r>
            </w:ins>
            <w:r>
              <w:t xml:space="preserve"> by external evaluations.</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w14:paraId="45A00368" w14:textId="77777777" w:rsidR="00621651" w:rsidRDefault="00621651"/>
    <w:p w14:paraId="26AF875F" w14:textId="77777777" w:rsidR="00621651"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w:t>
      </w:r>
      <w:r>
        <w:lastRenderedPageBreak/>
        <w:t>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w14:paraId="36E91224" w14:textId="77777777" w:rsidR="00621651" w:rsidRDefault="00621651"/>
    <w:p w14:paraId="2669C59F" w14:textId="77777777" w:rsidR="00621651"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14:paraId="42CF36BC" w14:textId="77777777" w:rsidR="00621651" w:rsidRDefault="00621651"/>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5FE0AAE" w14:textId="77777777">
        <w:tc>
          <w:tcPr>
            <w:tcW w:w="10070" w:type="dxa"/>
            <w:shd w:val="clear" w:color="auto" w:fill="CCE4E7"/>
          </w:tcPr>
          <w:p w14:paraId="22739933" w14:textId="77777777" w:rsidR="00621651" w:rsidRDefault="00000000">
            <w:pPr>
              <w:rPr>
                <w:b/>
                <w:bCs/>
              </w:rPr>
            </w:pPr>
            <w:r>
              <w:rPr>
                <w:b/>
                <w:bCs/>
              </w:rPr>
              <w:t>Example: Michigan’s two-year funding formula offers an example of a creative metric measuring how institutions contribute to their local communities.</w:t>
            </w:r>
          </w:p>
          <w:p w14:paraId="47C8F745" w14:textId="77777777" w:rsidR="00621651" w:rsidRDefault="00621651"/>
          <w:p w14:paraId="03C2DF52" w14:textId="3465A65A" w:rsidR="00621651"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w:t>
            </w:r>
            <w:r>
              <w:lastRenderedPageBreak/>
              <w:t xml:space="preserve">the metric requires institutions to certify compliance with four out of five "best practices" within three categories: economic development and </w:t>
            </w:r>
            <w:r>
              <w:t>business/industry</w:t>
            </w:r>
            <w:r>
              <w:t xml:space="preserve">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w14:paraId="5DEC9066" w14:textId="77777777" w:rsidR="00621651" w:rsidRDefault="00621651"/>
    <w:p w14:paraId="576C7511" w14:textId="77777777" w:rsidR="00621651" w:rsidRDefault="00000000">
      <w:r>
        <w:t xml:space="preserve">The mixed evidence on outcomes-based funding's effectiveness may stem, in part, from overly narrow definitions of what counts as "performance." Older outcomes-based models have largely focused on a limited set of metrics like completion rates and time to degree. While these measures matter, they </w:t>
      </w:r>
      <w:del w:id="197" w:author="Claude" w:date="2026-02-20T16:12:32.661413Z">
        <w:r>
          <w:delText xml:space="preserve">don't capture</w:delText>
        </w:r>
      </w:del>
      <w:ins w:id="253" w:author="Claude" w:date="2026-02-20T16:12:32.661424Z">
        <w:r>
          <w:t xml:space="preserve">do not capture</w:t>
        </w:r>
      </w:ins>
      <w:r>
        <w:t xml:space="preserv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there </w:t>
      </w:r>
      <w:del w:id="198" w:author="Claude" w:date="2026-02-20T16:12:32.661672Z">
        <w:r>
          <w:delText xml:space="preserve">isn't one</w:delText>
        </w:r>
      </w:del>
      <w:ins w:id="254" w:author="Claude" w:date="2026-02-20T16:12:32.661674Z">
        <w:r>
          <w:t xml:space="preserve">is not one</w:t>
        </w:r>
      </w:ins>
      <w:r>
        <w:t xml:space="preserve"> right way to design an outcomes-based model, and that thoughtful experimentation with new approaches may better align funding with the multifaceted goals of higher education.</w:t>
      </w:r>
    </w:p>
    <w:p w14:paraId="76D3E91C" w14:textId="77777777" w:rsidR="00621651" w:rsidRDefault="00000000">
      <w:pPr>
        <w:pStyle w:val="Heading2"/>
      </w:pPr>
      <w:bookmarkStart w:id="12" w:name="_qn8y1kl7svwr" w:colFirst="0" w:colLast="0"/>
      <w:bookmarkEnd w:id="12"/>
      <w:r>
        <w:t>Different ways of calculating and distributing funding can also shape institutional behavior.</w:t>
      </w:r>
    </w:p>
    <w:p w14:paraId="3AA2D281" w14:textId="77777777" w:rsidR="00621651" w:rsidRDefault="00000000">
      <w:r>
        <w:t xml:space="preserve">The metrics themselves are only part of the story: How those metrics are used can significantly alter both funding levels and institutional behavior. </w:t>
      </w:r>
      <w:del w:id="199" w:author="Claude" w:date="2026-02-20T16:12:10.474566Z">
        <w:r>
          <w:delText xml:space="preserve">Different methods of calculation</w:delText>
        </w:r>
      </w:del>
      <w:ins w:id="255" w:author="Claude" w:date="2026-02-20T16:12:10.474568Z">
        <w:r>
          <w:t xml:space="preserve">Different calculation methods</w:t>
        </w:r>
      </w:ins>
      <w:r>
        <w:t xml:space="preserve">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credentials awarded to first-generation students might have a premium compared to other students. Early research has found that premiums for science, technology, engineering, and math (STEM) fields have led to </w:t>
      </w:r>
      <w:del w:id="200" w:author="Claude" w:date="2026-02-20T16:12:10.474346Z">
        <w:r>
          <w:delText xml:space="preserve">increases in credentials in those</w:delText>
        </w:r>
      </w:del>
      <w:ins w:id="256" w:author="Claude" w:date="2026-02-20T16:12:10.474348Z">
        <w:r>
          <w:t xml:space="preserve">increased credentials in those</w:t>
        </w:r>
      </w:ins>
      <w:r>
        <w:t xml:space="preserve"> fields.</w:t>
      </w:r>
      <w:r>
        <w:rPr>
          <w:vertAlign w:val="superscript"/>
        </w:rPr>
        <w:footnoteReference w:id="49"/>
      </w:r>
    </w:p>
    <w:p w14:paraId="137277F5" w14:textId="77777777" w:rsidR="00621651" w:rsidRDefault="00621651"/>
    <w:p w14:paraId="2970A45C" w14:textId="77777777" w:rsidR="00621651" w:rsidRDefault="00000000">
      <w:r>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14:paraId="615E134B" w14:textId="77777777" w:rsidR="00621651" w:rsidRDefault="00621651"/>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ACA7026" w14:textId="77777777">
        <w:tc>
          <w:tcPr>
            <w:tcW w:w="10070" w:type="dxa"/>
            <w:shd w:val="clear" w:color="auto" w:fill="CCE4E7"/>
          </w:tcPr>
          <w:p w14:paraId="71171516" w14:textId="77777777" w:rsidR="00621651" w:rsidRDefault="00000000">
            <w:pPr>
              <w:rPr>
                <w:b/>
                <w:bCs/>
              </w:rPr>
            </w:pPr>
            <w:r>
              <w:rPr>
                <w:b/>
                <w:bCs/>
              </w:rPr>
              <w:t>Example: Ohio’s four-year funding formula combines multi-year averages with annually updated cost rates to ensure that the formula is up to date without letting temporary changes bias the data.</w:t>
            </w:r>
          </w:p>
          <w:p w14:paraId="1D90DBF7" w14:textId="77777777" w:rsidR="00621651" w:rsidRDefault="00621651"/>
          <w:p w14:paraId="595346A8" w14:textId="77777777" w:rsidR="00621651"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w14:paraId="733D48D4" w14:textId="77777777" w:rsidR="00621651" w:rsidRDefault="00621651"/>
    <w:p w14:paraId="111FE3EE" w14:textId="77777777" w:rsidR="00621651" w:rsidRDefault="00000000">
      <w:r>
        <w:t xml:space="preserve">Distribution methods — or, how funding is allocated after metrics are calculated — also matter. In some states, </w:t>
      </w:r>
      <w:del w:id="201" w:author="Claude" w:date="2026-02-20T16:12:10.479750Z">
        <w:r>
          <w:delText xml:space="preserve">funding is distributed based</w:delText>
        </w:r>
      </w:del>
      <w:ins w:id="257" w:author="Claude" w:date="2026-02-20T16:12:10.479753Z">
        <w:r>
          <w:t xml:space="preserve">funds are distributed based</w:t>
        </w:r>
      </w:ins>
      <w:r>
        <w:t xml:space="preserve"> on an institution's individual performance relative to other institutions in the state. This approach incentivizes cross-institution competition, </w:t>
      </w:r>
      <w:del w:id="202" w:author="Claude" w:date="2026-02-20T16:12:10.479963Z">
        <w:r>
          <w:delText xml:space="preserve">which may drive higher outcomes but could also discourage</w:delText>
        </w:r>
      </w:del>
      <w:ins w:id="258" w:author="Claude" w:date="2026-02-20T16:12:10.479965Z">
        <w:r>
          <w:t xml:space="preserve">which can drive higher outcomes but also discourage</w:t>
        </w:r>
      </w:ins>
      <w:r>
        <w:t xml:space="preserve"> statewide collaboration. Other states opt to compare IHEs’ current metrics against their past performance, to account for </w:t>
      </w:r>
      <w:del w:id="203" w:author="Claude" w:date="2026-02-20T16:12:10.472461Z">
        <w:r>
          <w:delText xml:space="preserve">variety in institutional context</w:delText>
        </w:r>
      </w:del>
      <w:ins w:id="259" w:author="Claude" w:date="2026-02-20T16:12:10.472464Z">
        <w:r>
          <w:t xml:space="preserve">variations in institutional contexts</w:t>
        </w:r>
      </w:ins>
      <w:r>
        <w:t xml:space="preserve">. If institutions are competing against themselves, leaders may feel as though it is more realistic to drive increases in student outcomes, rather than competing with an </w:t>
      </w:r>
      <w:del w:id="204" w:author="Claude" w:date="2026-02-20T16:12:10.480181Z">
        <w:r>
          <w:delText xml:space="preserve">IHE who might</w:delText>
        </w:r>
      </w:del>
      <w:ins w:id="260" w:author="Claude" w:date="2026-02-20T16:12:10.480182Z">
        <w:r>
          <w:t xml:space="preserve">IHE that might</w:t>
        </w:r>
      </w:ins>
      <w:r>
        <w:t xml:space="preserve"> have different population demographics or local revenue bases.</w:t>
      </w:r>
    </w:p>
    <w:p w14:paraId="0F77DF21" w14:textId="77777777" w:rsidR="00621651" w:rsidRDefault="00621651"/>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E8B0" w14:textId="77777777">
        <w:tc>
          <w:tcPr>
            <w:tcW w:w="10070" w:type="dxa"/>
            <w:shd w:val="clear" w:color="auto" w:fill="CCE4E7"/>
          </w:tcPr>
          <w:p w14:paraId="04B7BB46" w14:textId="77777777" w:rsidR="00621651" w:rsidRDefault="00000000">
            <w:pPr>
              <w:rPr>
                <w:b/>
                <w:bCs/>
              </w:rPr>
            </w:pPr>
            <w:r>
              <w:rPr>
                <w:b/>
                <w:bCs/>
              </w:rPr>
              <w:t>Example: The four-year formulas in Kentucky and Colorado offer a juxtaposition of two different approaches to distributing funding.</w:t>
            </w:r>
          </w:p>
          <w:p w14:paraId="17982E72" w14:textId="77777777" w:rsidR="00621651" w:rsidRDefault="00621651"/>
          <w:p w14:paraId="443A7FDD" w14:textId="77777777" w:rsidR="00621651"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competing with </w:t>
            </w:r>
            <w:del w:id="205" w:author="Claude" w:date="2026-02-20T16:12:10.474774Z">
              <w:r>
                <w:delText xml:space="preserve">each other rather</w:delText>
              </w:r>
            </w:del>
            <w:ins w:id="261" w:author="Claude" w:date="2026-02-20T16:12:10.474777Z">
              <w:r>
                <w:t xml:space="preserve">one another rather</w:t>
              </w:r>
            </w:ins>
            <w:r>
              <w:t xml:space="preserve"> than working toward shared statewide goals.</w:t>
            </w:r>
          </w:p>
          <w:p w14:paraId="134820D2" w14:textId="77777777" w:rsidR="00621651" w:rsidRDefault="00621651"/>
          <w:p w14:paraId="511FE278" w14:textId="77777777" w:rsidR="00621651" w:rsidRDefault="00000000">
            <w:r>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w14:paraId="61CE92A2" w14:textId="77777777" w:rsidR="00621651" w:rsidRDefault="00000000">
      <w:pPr>
        <w:pStyle w:val="Heading2"/>
      </w:pPr>
      <w:bookmarkStart w:id="13" w:name="_k8ywciobpbm8" w:colFirst="0" w:colLast="0"/>
      <w:bookmarkEnd w:id="13"/>
      <w:r>
        <w:lastRenderedPageBreak/>
        <w:t>Considering practical implementation strategies is crucial for mitigating risks and facilitating success.</w:t>
      </w:r>
    </w:p>
    <w:p w14:paraId="4CDC43DE" w14:textId="77777777" w:rsidR="00621651" w:rsidRDefault="00000000">
      <w: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rather than improving students’ experiences and outcomes. </w:t>
      </w:r>
    </w:p>
    <w:p w14:paraId="39246E85" w14:textId="77777777" w:rsidR="00621651" w:rsidRDefault="00621651"/>
    <w:p w14:paraId="45B0BA1C" w14:textId="77777777" w:rsidR="00621651" w:rsidRDefault="00000000">
      <w:r>
        <w:t xml:space="preserve">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give IHEs time to </w:t>
      </w:r>
      <w:del w:id="206" w:author="Claude" w:date="2026-02-20T16:12:10.472689Z">
        <w:r>
          <w:delText xml:space="preserve">align budgets and programs</w:delText>
        </w:r>
      </w:del>
      <w:ins w:id="262" w:author="Claude" w:date="2026-02-20T16:12:10.472690Z">
        <w:r>
          <w:t xml:space="preserve">align their budgets and programs</w:t>
        </w:r>
      </w:ins>
      <w:r>
        <w:t xml:space="preserve"> with new requirements. Finally, states should plan continuous improvement cycles to evaluate and refine their formulas over time. Only by tracking data and </w:t>
      </w:r>
      <w:del w:id="207" w:author="Claude" w:date="2026-02-20T16:12:10.472911Z">
        <w:r>
          <w:delText xml:space="preserve">analyzing change over</w:delText>
        </w:r>
      </w:del>
      <w:ins w:id="263" w:author="Claude" w:date="2026-02-20T16:12:10.472913Z">
        <w:r>
          <w:t xml:space="preserve">analyzing changes over</w:t>
        </w:r>
      </w:ins>
      <w:r>
        <w:t xml:space="preserve"> time </w:t>
      </w:r>
      <w:del w:id="208" w:author="Claude" w:date="2026-02-20T16:12:10.480410Z">
        <w:r>
          <w:delText xml:space="preserve">will stakeholders learn</w:delText>
        </w:r>
      </w:del>
      <w:ins w:id="264" w:author="Claude" w:date="2026-02-20T16:12:10.480413Z">
        <w:r>
          <w:t xml:space="preserve">will stakeholders be able to learn</w:t>
        </w:r>
      </w:ins>
      <w:r>
        <w:t xml:space="preserve"> whether an outcomes-based funding model has achieved its goals.</w:t>
      </w:r>
      <w:r>
        <w:rPr>
          <w:vertAlign w:val="superscript"/>
        </w:rPr>
        <w:footnoteReference w:id="55"/>
      </w:r>
    </w:p>
    <w:p w14:paraId="27E09D30" w14:textId="77777777" w:rsidR="00621651" w:rsidRDefault="00621651"/>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4316" w14:textId="77777777">
        <w:tc>
          <w:tcPr>
            <w:tcW w:w="10070" w:type="dxa"/>
            <w:shd w:val="clear" w:color="auto" w:fill="CCE4E7"/>
          </w:tcPr>
          <w:p w14:paraId="6EFB0C2F" w14:textId="77777777" w:rsidR="00621651" w:rsidRDefault="00000000">
            <w:pPr>
              <w:rPr>
                <w:b/>
                <w:bCs/>
              </w:rPr>
            </w:pPr>
            <w:r>
              <w:rPr>
                <w:b/>
                <w:bCs/>
              </w:rPr>
              <w:t>Example: Oregon’s recent redesign of its community college funding formula included an extended implementation timeline for stability as well as established review cycles.</w:t>
            </w:r>
          </w:p>
          <w:p w14:paraId="300F476F" w14:textId="77777777" w:rsidR="00621651" w:rsidRDefault="00621651"/>
          <w:p w14:paraId="5534376D" w14:textId="77777777" w:rsidR="00621651" w:rsidRDefault="00000000">
            <w:r>
              <w:t>In 2023, Oregon redesigned its community college formula to add two student-focused components—Student Support and Student Success—prioritizing low-income, adult, career and technical education, and underrepresented learners, with a long-run target of dedicating 10% of the Community College Support Fund (CCSF) to these areas.</w:t>
            </w:r>
            <w:r>
              <w:rPr>
                <w:vertAlign w:val="superscript"/>
              </w:rPr>
              <w:footnoteReference w:id="56"/>
            </w:r>
            <w:r>
              <w:t xml:space="preserve"> To protect stability, the state is phasing in the outcomes components over five years, from $12.5 million in FY25 to $37 million in FY29.</w:t>
            </w:r>
            <w:r>
              <w:rPr>
                <w:vertAlign w:val="superscript"/>
              </w:rPr>
              <w:footnoteReference w:id="57"/>
            </w:r>
            <w:r>
              <w:t xml:space="preserve"> From FY30 on, the outcomes-based component will stay a </w:t>
            </w:r>
            <w:r>
              <w:lastRenderedPageBreak/>
              <w:t>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after which reviews will continue every five years.</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14:paraId="48FD91D0" w14:textId="77777777" w:rsidR="00621651" w:rsidRDefault="00621651">
      <w:pPr>
        <w:pBdr>
          <w:bottom w:val="single" w:sz="4" w:space="1" w:color="000000"/>
        </w:pBdr>
      </w:pPr>
    </w:p>
    <w:p w14:paraId="42CFA4D7" w14:textId="77777777" w:rsidR="00621651" w:rsidRDefault="00621651">
      <w:pPr>
        <w:pBdr>
          <w:bottom w:val="single" w:sz="4" w:space="1" w:color="000000"/>
        </w:pBdr>
      </w:pPr>
    </w:p>
    <w:p w14:paraId="32F3A280" w14:textId="77777777" w:rsidR="00621651" w:rsidRDefault="00000000">
      <w:pPr>
        <w:pStyle w:val="Heading2"/>
      </w:pPr>
      <w:bookmarkStart w:id="14" w:name="_370dcquczn93" w:colFirst="0" w:colLast="0"/>
      <w:bookmarkEnd w:id="14"/>
      <w:r>
        <w:t>Questions to Consider</w:t>
      </w:r>
    </w:p>
    <w:p w14:paraId="47ADCC89" w14:textId="77777777" w:rsidR="00621651" w:rsidRDefault="00000000">
      <w:r>
        <w:t xml:space="preserve">As states contemplate whether to adopt or revise outcomes-based funding models, several questions can help </w:t>
      </w:r>
      <w:del w:id="209" w:author="Claude" w:date="2026-02-20T16:12:10.473125Z">
        <w:r>
          <w:delText xml:space="preserve">guide discussion and</w:delText>
        </w:r>
      </w:del>
      <w:ins w:id="265" w:author="Claude" w:date="2026-02-20T16:12:10.473128Z">
        <w:r>
          <w:t xml:space="preserve">guide discussions and</w:t>
        </w:r>
      </w:ins>
      <w:r>
        <w:t xml:space="preserve"> decision-making:</w:t>
      </w:r>
    </w:p>
    <w:p w14:paraId="718C7AE9" w14:textId="77777777" w:rsidR="00621651" w:rsidRDefault="00621651"/>
    <w:p w14:paraId="35542000" w14:textId="77777777" w:rsidR="00621651" w:rsidRDefault="00000000">
      <w:r>
        <w:rPr>
          <w:b/>
          <w:bCs/>
        </w:rPr>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w14:paraId="775C744B" w14:textId="77777777" w:rsidR="00621651" w:rsidRDefault="00621651">
      <w:pPr>
        <w:rPr>
          <w:b/>
          <w:bCs/>
        </w:rPr>
      </w:pPr>
    </w:p>
    <w:p w14:paraId="30E64859" w14:textId="77777777" w:rsidR="00621651"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w14:paraId="0D7255C7" w14:textId="77777777" w:rsidR="00621651" w:rsidRDefault="00621651">
      <w:pPr>
        <w:rPr>
          <w:b/>
          <w:bCs/>
        </w:rPr>
      </w:pPr>
    </w:p>
    <w:p w14:paraId="765165CB" w14:textId="77777777" w:rsidR="00621651" w:rsidRDefault="00000000">
      <w:r>
        <w:rPr>
          <w:b/>
          <w:bCs/>
        </w:rPr>
        <w:lastRenderedPageBreak/>
        <w:t xml:space="preserve">Given a state’s specific context, how much funding is appropriate for incentivizing </w:t>
      </w:r>
      <w:del w:id="210" w:author="Claude" w:date="2026-02-20T16:12:10.473349Z">
        <w:r>
          <w:rPr>
            <w:b/>
            <w:bCs/>
          </w:rPr>
          <w:delText xml:space="preserve">behavior change without</w:delText>
        </w:r>
      </w:del>
      <w:ins w:id="266" w:author="Claude" w:date="2026-02-20T16:12:10.473363Z">
        <w:r>
          <w:rPr>
            <w:b/>
            <w:bCs/>
          </w:rPr>
          <w:t xml:space="preserve">behavioral change without</w:t>
        </w:r>
      </w:ins>
      <w:r>
        <w:rPr>
          <w:b/>
          <w:bCs/>
        </w:rPr>
        <w:t xml:space="preserve"> adverse effects?</w:t>
      </w:r>
      <w:r>
        <w:t xml:space="preserve"> Tying too little funding to outcomes may fail to motivate change, while tying too much can create financial instability and encourage gaming the system.</w:t>
      </w:r>
    </w:p>
    <w:p w14:paraId="2BBB06EC" w14:textId="77777777" w:rsidR="00621651" w:rsidRDefault="00621651">
      <w:pPr>
        <w:rPr>
          <w:b/>
          <w:bCs/>
        </w:rPr>
      </w:pPr>
    </w:p>
    <w:p w14:paraId="41054E0C" w14:textId="77777777" w:rsidR="00621651"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14:paraId="038FF2B0" w14:textId="77777777" w:rsidR="00621651" w:rsidRDefault="00621651"/>
    <w:p w14:paraId="445DF2A0" w14:textId="77777777" w:rsidR="00621651"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w14:paraId="6331AFCD" w14:textId="77777777" w:rsidR="00621651" w:rsidRDefault="00621651">
      <w:pPr>
        <w:rPr>
          <w:b/>
          <w:bCs/>
        </w:rPr>
      </w:pPr>
    </w:p>
    <w:p w14:paraId="043236D9" w14:textId="77777777" w:rsidR="00621651"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w14:paraId="156EE17A" w14:textId="77777777" w:rsidR="00621651" w:rsidRDefault="00621651"/>
    <w:p w14:paraId="59CCB31A" w14:textId="77777777" w:rsidR="00621651" w:rsidRDefault="00000000">
      <w:r>
        <w:t xml:space="preserve">Ultimately, designing an effective funding model that accounts for outcomes is a balancing act. States must select metrics that align with clearly articulated goals while avoiding an overwhelming number of </w:t>
      </w:r>
      <w:del w:id="211" w:author="Claude" w:date="2026-02-20T16:12:10.479531Z">
        <w:r>
          <w:delText xml:space="preserve">measures that dilute focus</w:delText>
        </w:r>
      </w:del>
      <w:ins w:id="267" w:author="Claude" w:date="2026-02-20T16:12:10.479533Z">
        <w:r>
          <w:t xml:space="preserve">measures, which can dilute focus</w:t>
        </w:r>
      </w:ins>
      <w:r>
        <w:t xml:space="preserve">. They must decide whether to reward absolute performance, improvement, or </w:t>
      </w:r>
      <w:del w:id="212" w:author="Claude" w:date="2026-02-20T16:12:10.473616Z">
        <w:r>
          <w:delText xml:space="preserve">some combination of both</w:delText>
        </w:r>
      </w:del>
      <w:ins w:id="268" w:author="Claude" w:date="2026-02-20T16:12:10.473618Z">
        <w:r>
          <w:t xml:space="preserve">a combination of both</w:t>
        </w:r>
      </w:ins>
      <w:r>
        <w:t xml:space="preserve">. Calculation methods and distribution approaches need to be transparent enough for IHEs to understand how their actions </w:t>
      </w:r>
      <w:del w:id="213" w:author="Claude" w:date="2026-02-20T16:12:10.477102Z">
        <w:r>
          <w:delText xml:space="preserve">translate into funding yet</w:delText>
        </w:r>
      </w:del>
      <w:ins w:id="269" w:author="Claude" w:date="2026-02-20T16:12:10.477105Z">
        <w:r>
          <w:t xml:space="preserve">translate into funding, yet</w:t>
        </w:r>
      </w:ins>
      <w:r>
        <w:t xml:space="preserve"> sophisticated enough to account for differences </w:t>
      </w:r>
      <w:del w:id="214" w:author="Claude" w:date="2026-02-20T16:12:10.473878Z">
        <w:r>
          <w:delText xml:space="preserve">in institutional context and</w:delText>
        </w:r>
      </w:del>
      <w:ins w:id="270" w:author="Claude" w:date="2026-02-20T16:12:10.473881Z">
        <w:r>
          <w:t xml:space="preserve">in institutional contexts and</w:t>
        </w:r>
      </w:ins>
      <w:r>
        <w:t xml:space="preserve"> student populations.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14:paraId="1CFFC59D" w14:textId="77777777" w:rsidR="00621651" w:rsidRDefault="00000000">
      <w:pPr>
        <w:pStyle w:val="Heading1"/>
      </w:pPr>
      <w:bookmarkStart w:id="15" w:name="_c8axqseu0fp" w:colFirst="0" w:colLast="0"/>
      <w:bookmarkEnd w:id="15"/>
      <w:r>
        <w:t>Conclusion</w:t>
      </w:r>
    </w:p>
    <w:p w14:paraId="1B4CD15C" w14:textId="77777777" w:rsidR="00621651"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14:paraId="6D08682C" w14:textId="77777777" w:rsidR="00621651" w:rsidRDefault="00621651"/>
    <w:p w14:paraId="76915133" w14:textId="77777777" w:rsidR="00621651" w:rsidRDefault="00000000">
      <w: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When </w:t>
      </w:r>
      <w:del w:id="215" w:author="Claude" w:date="2026-02-20T16:12:10.474130Z">
        <w:r>
          <w:delText xml:space="preserve">designed and implemented poorly</w:delText>
        </w:r>
      </w:del>
      <w:ins w:id="271" w:author="Claude" w:date="2026-02-20T16:12:10.474132Z">
        <w:r>
          <w:t xml:space="preserve">poorly designed and implemented</w:t>
        </w:r>
      </w:ins>
      <w:r>
        <w:t xml:space="preserve">,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w:t>
      </w:r>
      <w:del w:id="216" w:author="Claude" w:date="2026-02-20T16:12:10.475953Z">
        <w:r>
          <w:delText xml:space="preserve">benefitting both</w:delText>
        </w:r>
      </w:del>
      <w:ins w:id="272" w:author="Claude" w:date="2026-02-20T16:12:10.475963Z">
        <w:r>
          <w:t xml:space="preserve">benefiting both</w:t>
        </w:r>
      </w:ins>
      <w:r>
        <w:t xml:space="preserve"> students and taxpayers. </w:t>
      </w:r>
    </w:p>
    <w:p w14:paraId="3FE4FD0D" w14:textId="77777777" w:rsidR="00621651" w:rsidRDefault="00621651"/>
    <w:p w14:paraId="4ECCA860" w14:textId="77777777" w:rsidR="00621651" w:rsidRDefault="00000000">
      <w:pPr>
        <w:rPr>
          <w:b/>
          <w:bCs/>
          <w:color w:val="000000"/>
          <w:sz w:val="44"/>
          <w:szCs w:val="44"/>
        </w:rPr>
      </w:pPr>
      <w:r>
        <w:br w:type="page"/>
      </w:r>
    </w:p>
    <w:p w14:paraId="1C643DC0" w14:textId="77777777" w:rsidR="00621651" w:rsidRDefault="00000000">
      <w:pPr>
        <w:pStyle w:val="Heading1"/>
      </w:pPr>
      <w:bookmarkStart w:id="16" w:name="_gg1iy1tli5es" w:colFirst="0" w:colLast="0"/>
      <w:bookmarkEnd w:id="16"/>
      <w:r>
        <w:lastRenderedPageBreak/>
        <w:t>Acknowledgments</w:t>
      </w:r>
    </w:p>
    <w:p w14:paraId="4CA19E2E" w14:textId="77777777" w:rsidR="00621651"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w14:paraId="6F3E23B9" w14:textId="77777777" w:rsidR="00621651" w:rsidRDefault="00621651"/>
    <w:p w14:paraId="3DED6851" w14:textId="77777777" w:rsidR="00621651" w:rsidRDefault="00000000">
      <w:r>
        <w:t>We would also like to thank our Bellwether colleague Ashlie Scott for her support. Thank you to Amy Ribock, Kate Neifeld, Andy Jacob, McKenzie Maxson, Julie Nguyen, and Amber Walker for shepherding and disseminating this work, and to Super Copy Editors.</w:t>
      </w:r>
    </w:p>
    <w:p w14:paraId="57C7CBDB" w14:textId="77777777" w:rsidR="00621651" w:rsidRDefault="00621651"/>
    <w:p w14:paraId="26E487FF" w14:textId="77777777" w:rsidR="00621651" w:rsidRDefault="00000000">
      <w:r>
        <w:t xml:space="preserve">The contributions of these individuals and entities significantly enhanced our work; however, any errors in fact or analysis remain the responsibility of the authors. </w:t>
      </w:r>
    </w:p>
    <w:p w14:paraId="284209A5" w14:textId="77777777" w:rsidR="00621651" w:rsidRDefault="00621651"/>
    <w:p w14:paraId="0878C7C7" w14:textId="77777777" w:rsidR="00621651" w:rsidRDefault="00000000">
      <w:pPr>
        <w:pStyle w:val="Heading1"/>
      </w:pPr>
      <w:bookmarkStart w:id="17" w:name="_opf5zg31qk6s" w:colFirst="0" w:colLast="0"/>
      <w:bookmarkEnd w:id="17"/>
      <w:r>
        <w:t>About the Authors</w:t>
      </w:r>
    </w:p>
    <w:p w14:paraId="1C94BFB0" w14:textId="77777777" w:rsidR="00621651" w:rsidRDefault="00000000">
      <w:pPr>
        <w:rPr>
          <w:b/>
          <w:bCs/>
        </w:rPr>
      </w:pPr>
      <w:r>
        <w:rPr>
          <w:b/>
          <w:bCs/>
        </w:rPr>
        <w:t>MARISA MISSION</w:t>
      </w:r>
    </w:p>
    <w:p w14:paraId="118A84BA" w14:textId="77777777" w:rsidR="00621651" w:rsidRDefault="00000000">
      <w:r>
        <w:t>Marisa Mission is a senior analyst at Bellwether. She can be reached at marisa.mission@bellwether.org. </w:t>
      </w:r>
    </w:p>
    <w:p w14:paraId="0A12997B" w14:textId="77777777" w:rsidR="00621651" w:rsidRDefault="00621651"/>
    <w:p w14:paraId="0696C939" w14:textId="77777777" w:rsidR="00621651" w:rsidRDefault="00000000">
      <w:pPr>
        <w:rPr>
          <w:b/>
          <w:bCs/>
        </w:rPr>
      </w:pPr>
      <w:r>
        <w:rPr>
          <w:b/>
          <w:bCs/>
        </w:rPr>
        <w:t>HAILLY T.N. KORMAN</w:t>
      </w:r>
    </w:p>
    <w:p w14:paraId="61B23266" w14:textId="77777777" w:rsidR="00621651" w:rsidRDefault="00000000">
      <w:r>
        <w:t>Hailly T.N. Korman is a senior associate partner at Bellwether. She can be reached at hailly.korman@bellwether.org.</w:t>
      </w:r>
    </w:p>
    <w:p w14:paraId="0C4450B8" w14:textId="77777777" w:rsidR="00621651" w:rsidRDefault="00621651"/>
    <w:p w14:paraId="33D95845" w14:textId="77777777" w:rsidR="00621651" w:rsidRDefault="00000000">
      <w:pPr>
        <w:rPr>
          <w:b/>
          <w:bCs/>
        </w:rPr>
      </w:pPr>
      <w:r>
        <w:rPr>
          <w:b/>
          <w:bCs/>
        </w:rPr>
        <w:t>NICK LEE</w:t>
      </w:r>
    </w:p>
    <w:p w14:paraId="341C1619" w14:textId="77777777" w:rsidR="00621651" w:rsidRDefault="00000000">
      <w:r>
        <w:t>Nick Lee is a senior partner at Bellwether. He can be reached at nick.lee@bellwether.org.</w:t>
      </w:r>
    </w:p>
    <w:p w14:paraId="34889E6A" w14:textId="77777777" w:rsidR="00621651" w:rsidRDefault="00621651"/>
    <w:p w14:paraId="78322078" w14:textId="77777777" w:rsidR="00621651" w:rsidRDefault="00000000">
      <w:pPr>
        <w:rPr>
          <w:b/>
          <w:bCs/>
        </w:rPr>
      </w:pPr>
      <w:r>
        <w:rPr>
          <w:b/>
          <w:bCs/>
        </w:rPr>
        <w:t>COLLEEN CAMPBELL</w:t>
      </w:r>
    </w:p>
    <w:p w14:paraId="3614A53D" w14:textId="77777777" w:rsidR="00621651" w:rsidRDefault="00000000">
      <w:r>
        <w:t>Colleen Campbell is a senior associate partner at Bellwether. She can be reached at colleen.campbell@bellwether.org.</w:t>
      </w:r>
    </w:p>
    <w:p w14:paraId="5113E28F" w14:textId="77777777" w:rsidR="00621651" w:rsidRDefault="00000000">
      <w:r>
        <w:br w:type="page"/>
      </w:r>
    </w:p>
    <w:p w14:paraId="02E77A25" w14:textId="77777777" w:rsidR="00621651" w:rsidRDefault="00000000">
      <w:pPr>
        <w:pStyle w:val="Heading1"/>
      </w:pPr>
      <w:bookmarkStart w:id="18" w:name="_ft0h7mg1yi13" w:colFirst="0" w:colLast="0"/>
      <w:bookmarkEnd w:id="18"/>
      <w:r>
        <w:lastRenderedPageBreak/>
        <w:t>About Bellwether</w:t>
      </w:r>
    </w:p>
    <w:p w14:paraId="05458A07" w14:textId="77777777" w:rsidR="00621651"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14:paraId="57CCE4F1" w14:textId="77777777" w:rsidR="00621651" w:rsidRDefault="00621651"/>
    <w:p w14:paraId="6A77DD71" w14:textId="77777777" w:rsidR="00621651" w:rsidRDefault="00621651"/>
    <w:p w14:paraId="13771FD4" w14:textId="77777777" w:rsidR="00621651" w:rsidRDefault="00000000">
      <w:pPr>
        <w:pStyle w:val="Heading1"/>
      </w:pPr>
      <w:bookmarkStart w:id="19" w:name="_zeq5oytcrsz7" w:colFirst="0" w:colLast="0"/>
      <w:bookmarkEnd w:id="19"/>
      <w:r>
        <w:t>Creative Commons</w:t>
      </w:r>
    </w:p>
    <w:p w14:paraId="5C0CD172" w14:textId="77777777" w:rsidR="00621651" w:rsidRDefault="00000000">
      <w:pPr>
        <w:rPr>
          <w:b/>
          <w:bCs/>
        </w:rPr>
      </w:pPr>
      <w:r>
        <w:rPr>
          <w:b/>
          <w:bCs/>
        </w:rPr>
        <w:t>© 2026 Bellwether</w:t>
      </w:r>
    </w:p>
    <w:p w14:paraId="72CBDC8D" w14:textId="77777777" w:rsidR="00621651"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w14:paraId="11D8FAC5" w14:textId="77777777" w:rsidR="00621651" w:rsidRDefault="00000000">
      <w:r>
        <w:rPr>
          <w:b/>
          <w:bCs/>
        </w:rPr>
        <w:t>Attribution.</w:t>
      </w:r>
      <w:r>
        <w:t xml:space="preserve"> You must clearly attribute the work to Bellwether and provide a link back to the publication at www.bellwether.org. </w:t>
      </w:r>
      <w:r>
        <w:br/>
      </w:r>
      <w:r>
        <w:br/>
      </w:r>
      <w:r>
        <w:rPr>
          <w:b/>
          <w:bCs/>
        </w:rPr>
        <w:t>Noncommercial.</w:t>
      </w:r>
      <w:r>
        <w:t xml:space="preserve"> You may not use this work for commercial purposes without explicit prior permission from Bellwether.</w:t>
      </w:r>
      <w:r>
        <w:br/>
      </w:r>
    </w:p>
    <w:p w14:paraId="4C192079" w14:textId="77777777" w:rsidR="00621651" w:rsidRDefault="00000000">
      <w:r>
        <w:rPr>
          <w:b/>
          <w:bCs/>
        </w:rPr>
        <w:t>Share Alike.</w:t>
      </w:r>
      <w:r>
        <w:t xml:space="preserve"> If you alter, transform, or build upon this work, you may distribute the resulting work only under a license identical to this one.</w:t>
      </w:r>
      <w:r>
        <w:br/>
      </w:r>
    </w:p>
    <w:p w14:paraId="7AFF91AD" w14:textId="77777777" w:rsidR="00621651" w:rsidRDefault="00000000">
      <w:r>
        <w:t>For the full legal code of this Creative Commons license, please visit www.creativecommons.org. If you have any questions about citing or reusing Bellwether content, please contact us.</w:t>
      </w:r>
    </w:p>
    <w:p w14:paraId="3984A43E" w14:textId="77777777" w:rsidR="00621651" w:rsidRDefault="00000000">
      <w:r>
        <w:br w:type="page"/>
      </w:r>
    </w:p>
    <w:p w14:paraId="309DA4E2" w14:textId="77777777" w:rsidR="00621651" w:rsidRDefault="00000000">
      <w:pPr>
        <w:pStyle w:val="Heading1"/>
      </w:pPr>
      <w:bookmarkStart w:id="20" w:name="_5e6i9oaq5gna" w:colFirst="0" w:colLast="0"/>
      <w:bookmarkEnd w:id="20"/>
      <w:r>
        <w:lastRenderedPageBreak/>
        <w:t>Endnotes</w:t>
      </w:r>
    </w:p>
    <w:sectPr w:rsidR="00621651">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171DFB8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Working Title</w:t>
      </w:r>
    </w:p>
  </w:comment>
  <w:comment w:id="3" w:author="Amber Walker" w:date="2025-11-17T16:57:00Z" w:initials="">
    <w:p w14:paraId="7446511D"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INTERNAL TEAM: Please refrain from making additional updates to this document until we get it back from Super Copy Editors. Thank you.</w:t>
      </w:r>
    </w:p>
  </w:comment>
  <w:comment w:id="4" w:author="Claude" w:date="2026-02-20T00:00:00Z" w:initials="C">
    <w:p w14:paraId="12345678"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Structural: First sidebar is labeled 'Sidebar 1' but this one has no number. Consider labeling 'Sidebar 2' for consistency.</w:t>
      </w:r>
    </w:p>
  </w:comment>
  <w:comment w:id="5" w:author="Claude" w:date="2026-02-20T00:00:00Z" w:initials="C">
    <w:p w14:paraId="12345678"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Clarity: 'measure successfully achieving a goal' is awkward. Consider 'measure success' or 'measure goal attainment.'</w:t>
      </w:r>
    </w:p>
  </w:comment>
  <w:comment w:id="6" w:author="Claude" w:date="2026-02-20T00:00:00Z" w:initials="C">
    <w:p w14:paraId="12345678"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Inclusive Language: Bellwether style prefers 'students from low-income households.' If this reflects Indiana's official metric terminology, consider noting that.</w:t>
      </w:r>
    </w:p>
  </w:comment>
  <w:comment w:id="7" w:author="Claude" w:date="2026-02-20T00:00:00Z" w:initials="C">
    <w:p w14:paraId="12345678"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Clarity: this list is hard to parse. Consider: 'prioritizing low-income and adult students, those in career and technical education, and underrepresented learners.'</w:t>
      </w:r>
    </w:p>
  </w:comment>
  <w:comment w:id="8" w:author="Claude" w:date="2026-02-20T00:00:00Z" w:initials="C">
    <w:p w14:paraId="8765432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Factual Flag: verify author's last name — 'Caroll' may be 'Carroll.'</w:t>
      </w:r>
    </w:p>
  </w:comment>
  <w:comment w:id="9" w:author="Claude" w:date="2026-02-20T00:00:00Z" w:initials="C">
    <w:p w14:paraId="8765432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Factual Flag: unmatched closing parenthesis in 'HEI)' — should be 'HEI' or '(HEI).'</w:t>
      </w:r>
    </w:p>
  </w:comment>
  <w:comment w:id="10" w:author="Claude" w:date="2026-02-20T00:00:00Z" w:initials="C">
    <w:p w14:paraId="8765432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Factual Flag: the comma and closing quotation mark after 'Context' appear to be italicized.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DFB81" w15:done="0"/>
  <w15:commentEx w15:paraId="7446511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DFB81" w16cid:durableId="25E48857"/>
  <w16cid:commentId w16cid:paraId="7446511D" w16cid:durableId="2AD171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F432" w14:textId="77777777" w:rsidR="004C00C6" w:rsidRDefault="004C00C6">
      <w:pPr>
        <w:spacing w:line="240" w:lineRule="auto"/>
      </w:pPr>
      <w:r>
        <w:separator/>
      </w:r>
    </w:p>
  </w:endnote>
  <w:endnote w:type="continuationSeparator" w:id="0">
    <w:p w14:paraId="17C22AF3" w14:textId="77777777" w:rsidR="004C00C6" w:rsidRDefault="004C00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05A0D5F-D1EB-5A45-B0C2-87577B281056}"/>
  </w:font>
  <w:font w:name="Courier New">
    <w:panose1 w:val="02070309020205020404"/>
    <w:charset w:val="00"/>
    <w:family w:val="modern"/>
    <w:pitch w:val="fixed"/>
    <w:sig w:usb0="E0002AFF" w:usb1="C0007843" w:usb2="00000009" w:usb3="00000000" w:csb0="000001FF" w:csb1="00000000"/>
    <w:embedRegular r:id="rId2" w:fontKey="{70D60BBE-0E67-3A4B-9934-1151A40597A5}"/>
  </w:font>
  <w:font w:name="Avenir">
    <w:panose1 w:val="02000503020000020003"/>
    <w:charset w:val="00"/>
    <w:family w:val="auto"/>
    <w:pitch w:val="variable"/>
    <w:sig w:usb0="800000AF" w:usb1="5000204A" w:usb2="00000000" w:usb3="00000000" w:csb0="0000009B" w:csb1="00000000"/>
    <w:embedRegular r:id="rId3" w:fontKey="{ADF0AF00-AEB2-684E-B25F-A16EF0536B10}"/>
    <w:embedBold r:id="rId4" w:fontKey="{4AB911C1-5A61-6B44-B4AC-56E8BD1064AE}"/>
    <w:embedItalic r:id="rId5" w:fontKey="{99125A33-0958-3842-893E-FFD165134667}"/>
  </w:font>
  <w:font w:name="Times New Roman">
    <w:panose1 w:val="02020603050405020304"/>
    <w:charset w:val="00"/>
    <w:family w:val="roman"/>
    <w:pitch w:val="variable"/>
    <w:sig w:usb0="E0002EFF" w:usb1="C000785B" w:usb2="00000009" w:usb3="00000000" w:csb0="000001FF" w:csb1="00000000"/>
    <w:embedRegular r:id="rId6" w:fontKey="{EEC108C7-E495-7E4A-B86D-F34015530F4E}"/>
  </w:font>
  <w:font w:name="Garamond">
    <w:panose1 w:val="02020404030301010803"/>
    <w:charset w:val="00"/>
    <w:family w:val="roman"/>
    <w:pitch w:val="variable"/>
    <w:sig w:usb0="00000287" w:usb1="00000002" w:usb2="00000000" w:usb3="00000000" w:csb0="0000009F" w:csb1="00000000"/>
    <w:embedRegular r:id="rId7" w:fontKey="{1D3FF09C-4293-F54F-BFA3-7537F8AA98E5}"/>
    <w:embedBold r:id="rId8" w:fontKey="{59B988D3-90C7-894F-8E30-3CD3570CD286}"/>
  </w:font>
  <w:font w:name="Arial">
    <w:panose1 w:val="020B0604020202020204"/>
    <w:charset w:val="00"/>
    <w:family w:val="swiss"/>
    <w:pitch w:val="variable"/>
    <w:sig w:usb0="E0002AFF" w:usb1="C0007843" w:usb2="00000009" w:usb3="00000000" w:csb0="000001FF" w:csb1="00000000"/>
    <w:embedRegular r:id="rId9" w:fontKey="{7C4BD6E0-2112-8743-8C99-E0B1746F357C}"/>
  </w:font>
  <w:font w:name="Cambria">
    <w:panose1 w:val="02040503050406030204"/>
    <w:charset w:val="00"/>
    <w:family w:val="roman"/>
    <w:pitch w:val="variable"/>
    <w:sig w:usb0="E00002FF" w:usb1="400004FF" w:usb2="00000000" w:usb3="00000000" w:csb0="0000019F" w:csb1="00000000"/>
    <w:embedRegular r:id="rId10" w:fontKey="{9C8156B5-879C-F544-9ECC-AF2ABA5E3224}"/>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embedRegular r:id="rId11" w:fontKey="{E28F6238-A1DB-0A4F-B85E-EFF004EE8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D24D" w14:textId="77777777" w:rsidR="00621651"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778A412" w14:textId="77777777" w:rsidR="00621651" w:rsidRDefault="00621651">
    <w:pPr>
      <w:pBdr>
        <w:top w:val="nil"/>
        <w:left w:val="nil"/>
        <w:bottom w:val="nil"/>
        <w:right w:val="nil"/>
        <w:between w:val="nil"/>
      </w:pBdr>
      <w:tabs>
        <w:tab w:val="center" w:pos="4680"/>
        <w:tab w:val="right" w:pos="9360"/>
      </w:tabs>
      <w:spacing w:line="240" w:lineRule="auto"/>
      <w:rPr>
        <w:color w:val="000000"/>
      </w:rPr>
    </w:pPr>
  </w:p>
  <w:p w14:paraId="2A3B270C" w14:textId="77777777" w:rsidR="00621651" w:rsidRDefault="006216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664F" w14:textId="362052ED" w:rsidR="00621651"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DD6F" w14:textId="77777777" w:rsidR="00621651"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D215" w14:textId="77777777" w:rsidR="004C00C6" w:rsidRDefault="004C00C6">
      <w:pPr>
        <w:spacing w:line="240" w:lineRule="auto"/>
      </w:pPr>
      <w:r>
        <w:separator/>
      </w:r>
    </w:p>
  </w:footnote>
  <w:footnote w:type="continuationSeparator" w:id="0">
    <w:p w14:paraId="117847F3" w14:textId="77777777" w:rsidR="004C00C6" w:rsidRDefault="004C00C6">
      <w:pPr>
        <w:spacing w:line="240" w:lineRule="auto"/>
      </w:pPr>
      <w:r>
        <w:continuationSeparator/>
      </w:r>
    </w:p>
  </w:footnote>
  <w:footnote w:id="1">
    <w:p w14:paraId="3DE1299C"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Pr>
            <w:color w:val="6D1E49"/>
            <w:u w:val="single"/>
          </w:rPr>
          <w:t>https://shef.sheeo.org/report/?report_page=sources-and-uses-of-state-funding</w:t>
        </w:r>
      </w:hyperlink>
      <w:r>
        <w:rPr>
          <w:color w:val="000000"/>
        </w:rPr>
        <w:t xml:space="preserve">. </w:t>
      </w:r>
    </w:p>
  </w:footnote>
  <w:footnote w:id="2">
    <w:p w14:paraId="0206091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Pr>
            <w:color w:val="6D1E49"/>
            <w:u w:val="single"/>
          </w:rPr>
          <w:t>https://www.thirdway.org/report/voters-want-less-talk-and-more-action-on-higher-ed-value</w:t>
        </w:r>
      </w:hyperlink>
      <w:r>
        <w:rPr>
          <w:color w:val="000000"/>
        </w:rPr>
        <w:t xml:space="preserve">. </w:t>
      </w:r>
    </w:p>
  </w:footnote>
  <w:footnote w:id="3">
    <w:p w14:paraId="3C984A9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Pr>
            <w:color w:val="6D1E49"/>
            <w:u w:val="single"/>
          </w:rPr>
          <w:t>https://www.thirdway.org/report/voters-want-less-talk-and-more-action-on-higher-ed-value</w:t>
        </w:r>
      </w:hyperlink>
      <w:r>
        <w:rPr>
          <w:color w:val="000000"/>
        </w:rPr>
        <w:t xml:space="preserve">. </w:t>
      </w:r>
    </w:p>
  </w:footnote>
  <w:footnote w:id="4">
    <w:p w14:paraId="39717CE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Pr>
            <w:color w:val="6D1E49"/>
            <w:u w:val="single"/>
          </w:rPr>
          <w:t>https://bellwether.org/publications/federal-higher-education-policy/?activeTab=2</w:t>
        </w:r>
      </w:hyperlink>
      <w:r>
        <w:rPr>
          <w:color w:val="000000"/>
        </w:rPr>
        <w:t xml:space="preserve">. </w:t>
      </w:r>
    </w:p>
  </w:footnote>
  <w:footnote w:id="5">
    <w:p w14:paraId="51D0E3A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Pr>
            <w:color w:val="6D1E49"/>
            <w:u w:val="single"/>
          </w:rPr>
          <w:t>https://www.cbpp.org/research/state-budget-and-tax/roundup-state-budgets-increasingly-strained-as-house-senate</w:t>
        </w:r>
      </w:hyperlink>
      <w:r>
        <w:rPr>
          <w:color w:val="000000"/>
        </w:rPr>
        <w:t xml:space="preserve">. </w:t>
      </w:r>
    </w:p>
  </w:footnote>
  <w:footnote w:id="6">
    <w:p w14:paraId="55B9AF8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Pr>
            <w:color w:val="6D1E49"/>
            <w:u w:val="single"/>
          </w:rPr>
          <w:t>https://www.insidehighered.com/news/institutions/community-colleges/2023/06/15/new-performance-based-funding-formulas-community</w:t>
        </w:r>
      </w:hyperlink>
      <w:r>
        <w:rPr>
          <w:color w:val="000000"/>
        </w:rPr>
        <w:t xml:space="preserve">. </w:t>
      </w:r>
    </w:p>
  </w:footnote>
  <w:footnote w:id="7">
    <w:p w14:paraId="4F8F49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Pr>
            <w:color w:val="6D1E49"/>
            <w:u w:val="single"/>
          </w:rPr>
          <w:t>https://bellwether.org/publications/dollars-and-degrees/</w:t>
        </w:r>
      </w:hyperlink>
      <w:r>
        <w:rPr>
          <w:color w:val="000000"/>
        </w:rPr>
        <w:t>.</w:t>
      </w:r>
    </w:p>
  </w:footnote>
  <w:footnote w:id="8">
    <w:p w14:paraId="4710DD1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Pr>
            <w:color w:val="6D1E49"/>
            <w:u w:val="single"/>
          </w:rPr>
          <w:t>https://nchems.org/wp-content/uploads/SHEEO_NCHEMS_2022_StateApproaches_BaseFunding.pdf</w:t>
        </w:r>
      </w:hyperlink>
      <w:r>
        <w:rPr>
          <w:color w:val="000000"/>
        </w:rPr>
        <w:t>.</w:t>
      </w:r>
    </w:p>
  </w:footnote>
  <w:footnote w:id="9">
    <w:p w14:paraId="6CFE1A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Pr>
            <w:color w:val="6D1E49"/>
            <w:u w:val="single"/>
          </w:rPr>
          <w:t>https://www.newamerica.org/education-policy/briefs/equity-before-adequacy-in-higher-education-funding/</w:t>
        </w:r>
      </w:hyperlink>
      <w:r>
        <w:rPr>
          <w:color w:val="000000"/>
        </w:rPr>
        <w:t xml:space="preserve">. </w:t>
      </w:r>
    </w:p>
  </w:footnote>
  <w:footnote w:id="10">
    <w:p w14:paraId="6B4CE4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Pr>
            <w:color w:val="6D1E49"/>
            <w:u w:val="single"/>
          </w:rPr>
          <w:t>https://shef.sheeo.org/report-2/#student-enrollment</w:t>
        </w:r>
      </w:hyperlink>
      <w:r>
        <w:rPr>
          <w:color w:val="000000"/>
        </w:rPr>
        <w:t xml:space="preserve">. </w:t>
      </w:r>
    </w:p>
  </w:footnote>
  <w:footnote w:id="11">
    <w:p w14:paraId="7FE87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Pr>
            <w:color w:val="6D1E49"/>
            <w:u w:val="single"/>
          </w:rPr>
          <w:t>https://www.ncsl.org/education/innovative-postsecondary-funding-strategies</w:t>
        </w:r>
      </w:hyperlink>
      <w:r>
        <w:rPr>
          <w:color w:val="000000"/>
        </w:rPr>
        <w:t>.</w:t>
      </w:r>
    </w:p>
  </w:footnote>
  <w:footnote w:id="12">
    <w:p w14:paraId="14F139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James C. Hearn, “Outcomes-Based Funding in Historical and Comparative Context</w:t>
      </w:r>
      <w:r>
        <w:rPr>
          <w:i/>
          <w:iCs/>
          <w:color w:val="000000"/>
        </w:rPr>
        <w:t>,”</w:t>
      </w:r>
      <w:r>
        <w:rPr>
          <w:color w:val="000000"/>
        </w:rPr>
        <w:t xml:space="preserve"> Lumina Foundation for Education, November 2015, pp. 6-7, </w:t>
      </w:r>
      <w:hyperlink r:id="rId15">
        <w:r>
          <w:rPr>
            <w:color w:val="6D1E49"/>
            <w:u w:val="single"/>
          </w:rPr>
          <w:t>https://www.luminafoundation.org/files/resources/hearn-obf-full.pdf</w:t>
        </w:r>
      </w:hyperlink>
      <w:r>
        <w:rPr>
          <w:color w:val="000000"/>
        </w:rPr>
        <w:t>.</w:t>
      </w:r>
    </w:p>
  </w:footnote>
  <w:footnote w:id="13">
    <w:p w14:paraId="053B555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Shytance Wren, and Tom Keily, “50-State Comparison: Postsecondary Education Funding,” Education Commission of the States, July 23, 2025, </w:t>
      </w:r>
      <w:hyperlink r:id="rId16">
        <w:r>
          <w:rPr>
            <w:color w:val="6D1E49"/>
            <w:u w:val="single"/>
          </w:rPr>
          <w:t>https://www.ecs.org/50-state-comparison-postsecondary-education-funding-2025/</w:t>
        </w:r>
      </w:hyperlink>
      <w:r>
        <w:rPr>
          <w:color w:val="000000"/>
        </w:rPr>
        <w:t xml:space="preserve">. </w:t>
      </w:r>
    </w:p>
  </w:footnote>
  <w:footnote w:id="14">
    <w:p w14:paraId="5044906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Pr>
            <w:color w:val="6D1E49"/>
            <w:u w:val="single"/>
          </w:rPr>
          <w:t>https://www.house.mi.gov/hfa/PDF/Alpha/Fiscal_Brief_CC_Performance%20Funding_Formula_FY25_Oct15.pdf.</w:t>
        </w:r>
      </w:hyperlink>
      <w:r>
        <w:rPr>
          <w:color w:val="000000"/>
        </w:rPr>
        <w:t xml:space="preserve"> </w:t>
      </w:r>
    </w:p>
  </w:footnote>
  <w:footnote w:id="15">
    <w:p w14:paraId="71650E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Pr>
            <w:color w:val="6D1E49"/>
            <w:u w:val="single"/>
          </w:rPr>
          <w:t>https://nshe.nevada.edu/wp-content/uploads/file/HEF/resources/Funding%20Formula%20Summary.pdf</w:t>
        </w:r>
      </w:hyperlink>
      <w:r>
        <w:rPr>
          <w:color w:val="000000"/>
        </w:rPr>
        <w:t xml:space="preserve">. </w:t>
      </w:r>
    </w:p>
  </w:footnote>
  <w:footnote w:id="16">
    <w:p w14:paraId="4CF37FD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Pr>
            <w:color w:val="6D1E49"/>
            <w:u w:val="single"/>
          </w:rPr>
          <w:t>https://www2.iccb.org/iccb/wp-content/pdfs/agendas/2021/january/Item_6-2a_POWERPOINT.pdf</w:t>
        </w:r>
      </w:hyperlink>
      <w:r>
        <w:rPr>
          <w:color w:val="000000"/>
        </w:rPr>
        <w:t xml:space="preserve">. </w:t>
      </w:r>
    </w:p>
  </w:footnote>
  <w:footnote w:id="17">
    <w:p w14:paraId="347D304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Pr>
            <w:color w:val="6D1E49"/>
            <w:u w:val="single"/>
          </w:rPr>
          <w:t>https://www.in.gov/gwc/files/Higher-Education-Funding-GWC-Memo-6.27.24.pdf</w:t>
        </w:r>
      </w:hyperlink>
    </w:p>
  </w:footnote>
  <w:footnote w:id="18">
    <w:p w14:paraId="41B107D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Pr>
            <w:color w:val="6D1E49"/>
            <w:u w:val="single"/>
          </w:rPr>
          <w:t>https://cpe.ky.gov/ourwork/performancefunding.html</w:t>
        </w:r>
      </w:hyperlink>
      <w:r>
        <w:rPr>
          <w:color w:val="000000"/>
        </w:rPr>
        <w:t xml:space="preserve">; “OBF Primer,” Tennessee Comptroller of the Treasury, 2020, </w:t>
      </w:r>
      <w:hyperlink r:id="rId25">
        <w:r>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Pr>
            <w:color w:val="6D1E49"/>
            <w:u w:val="single"/>
          </w:rPr>
          <w:t>https://adhe.edu/File/Productivity_Funding_Formula_Specifications_-_Year_9.pdf</w:t>
        </w:r>
      </w:hyperlink>
      <w:r>
        <w:rPr>
          <w:color w:val="000000"/>
        </w:rPr>
        <w:t xml:space="preserve">. </w:t>
      </w:r>
    </w:p>
  </w:footnote>
  <w:footnote w:id="19">
    <w:p w14:paraId="3F861E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Pr>
            <w:color w:val="6D1E49"/>
            <w:u w:val="single"/>
          </w:rPr>
          <w:t>https://apps.legislature.ky.gov/law/kar/titles/013/002/130/</w:t>
        </w:r>
      </w:hyperlink>
      <w:r>
        <w:rPr>
          <w:color w:val="000000"/>
        </w:rPr>
        <w:t>.</w:t>
      </w:r>
    </w:p>
  </w:footnote>
  <w:footnote w:id="20">
    <w:p w14:paraId="17401C68"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Pr>
            <w:color w:val="6D1E49"/>
            <w:u w:val="single"/>
          </w:rPr>
          <w:t>https://adhe.edu/File/Productivity_Funding_Formula_Specifications_-_Year_9.pdf</w:t>
        </w:r>
      </w:hyperlink>
      <w:r>
        <w:rPr>
          <w:color w:val="000000"/>
        </w:rPr>
        <w:t>.</w:t>
      </w:r>
    </w:p>
  </w:footnote>
  <w:footnote w:id="21">
    <w:p w14:paraId="118E91E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Pr>
            <w:color w:val="6D1E49"/>
            <w:u w:val="single"/>
          </w:rPr>
          <w:t>https://www.in.gov/gwc/files/Higher-Education-Funding-GWC-Memo-6.27.24.pdf</w:t>
        </w:r>
      </w:hyperlink>
      <w:r>
        <w:rPr>
          <w:color w:val="000000"/>
        </w:rPr>
        <w:t>.</w:t>
      </w:r>
    </w:p>
  </w:footnote>
  <w:footnote w:id="22">
    <w:p w14:paraId="257F45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Pr>
            <w:color w:val="6D1E49"/>
            <w:u w:val="single"/>
          </w:rPr>
          <w:t>https://bellwether.org/blog/dollars-and-degrees-perspectives-from-the-field-spotlight-on-illinois/</w:t>
        </w:r>
      </w:hyperlink>
      <w:r>
        <w:rPr>
          <w:color w:val="000000"/>
        </w:rPr>
        <w:t xml:space="preserve">. </w:t>
      </w:r>
    </w:p>
  </w:footnote>
  <w:footnote w:id="23">
    <w:p w14:paraId="1E9059E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Pr>
            <w:color w:val="6D1E49"/>
            <w:u w:val="single"/>
          </w:rPr>
          <w:t>https://tcf.org/content/report/why-performance-based-college-funding-doesnt-work/</w:t>
        </w:r>
      </w:hyperlink>
      <w:r>
        <w:rPr>
          <w:color w:val="000000"/>
        </w:rPr>
        <w:t>.</w:t>
      </w:r>
    </w:p>
  </w:footnote>
  <w:footnote w:id="24">
    <w:p w14:paraId="22D6C35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Pr>
            <w:color w:val="6D1E49"/>
            <w:u w:val="single"/>
          </w:rPr>
          <w:t>https://www.mdrc.org/work/publications/four-lessons-using-outcomes-based-funding-improve-college-completion-rates</w:t>
        </w:r>
      </w:hyperlink>
      <w:r>
        <w:rPr>
          <w:color w:val="000000"/>
        </w:rPr>
        <w:t xml:space="preserve">; </w:t>
      </w:r>
    </w:p>
  </w:footnote>
  <w:footnote w:id="25">
    <w:p w14:paraId="2410F6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InformEd States: Higher Education Policy Initiative. 2023. </w:t>
      </w:r>
      <w:hyperlink r:id="rId35">
        <w:r>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39CED15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Pr>
            <w:color w:val="6D1E49"/>
            <w:u w:val="single"/>
          </w:rPr>
          <w:t>https://www.luminafoundation.org/wp-content/uploads/2019/03/measuring-the-effects-of-obf.pdf</w:t>
        </w:r>
      </w:hyperlink>
      <w:r>
        <w:rPr>
          <w:color w:val="000000"/>
        </w:rPr>
        <w:t>.</w:t>
      </w:r>
    </w:p>
  </w:footnote>
  <w:footnote w:id="27">
    <w:p w14:paraId="4E42D6B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Pr>
            <w:color w:val="6D1E49"/>
            <w:u w:val="single"/>
          </w:rPr>
          <w:t>https://www.insidehighered.com/news/institutions/community-colleges/2024/07/15/hopeful-first-year-new-texas-funding-model</w:t>
        </w:r>
      </w:hyperlink>
      <w:r>
        <w:rPr>
          <w:color w:val="000000"/>
        </w:rPr>
        <w:t>.</w:t>
      </w:r>
    </w:p>
  </w:footnote>
  <w:footnote w:id="28">
    <w:p w14:paraId="7533327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Pr>
            <w:color w:val="6D1E49"/>
            <w:u w:val="single"/>
          </w:rPr>
          <w:t>https://www.thirdway.org/report/lessons-learned-a-case-study-of-performance-funding-in-higher-education</w:t>
        </w:r>
      </w:hyperlink>
      <w:r>
        <w:rPr>
          <w:color w:val="000000"/>
        </w:rPr>
        <w:t xml:space="preserve">. </w:t>
      </w:r>
    </w:p>
  </w:footnote>
  <w:footnote w:id="29">
    <w:p w14:paraId="482319B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Labour Studies 37(4), November 2012, pp. 337-344, </w:t>
      </w:r>
      <w:hyperlink r:id="rId40">
        <w:r>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Pr>
            <w:color w:val="6D1E49"/>
            <w:u w:val="single"/>
          </w:rPr>
          <w:t>https://doi.org/10.3102/0162373720953128</w:t>
        </w:r>
      </w:hyperlink>
      <w:r>
        <w:rPr>
          <w:color w:val="000000"/>
        </w:rPr>
        <w:t>.</w:t>
      </w:r>
    </w:p>
  </w:footnote>
  <w:footnote w:id="30">
    <w:p w14:paraId="059DE39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Will Caroll, "Investing in Value: Return on Investment and Workforce Success in State Postsecondary Funding." HCM Strategists. 2025. </w:t>
      </w:r>
      <w:hyperlink r:id="rId42">
        <w:r>
          <w:rPr>
            <w:color w:val="6D1E49"/>
            <w:u w:val="single"/>
          </w:rPr>
          <w:t>https://hcmstrategists.com/investing-in-value-roi</w:t>
        </w:r>
      </w:hyperlink>
      <w:r>
        <w:rPr>
          <w:color w:val="000000"/>
        </w:rPr>
        <w:t>.</w:t>
      </w:r>
    </w:p>
  </w:footnote>
  <w:footnote w:id="31">
    <w:p w14:paraId="1530B92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Pr>
            <w:color w:val="6D1E49"/>
            <w:u w:val="single"/>
          </w:rPr>
          <w:t>https://bellwether.org/wp-content/uploads/2023/04/DollarsAndSense_BetaByBellwether_April2023_Final.pdf</w:t>
        </w:r>
      </w:hyperlink>
      <w:r>
        <w:rPr>
          <w:color w:val="000000"/>
        </w:rPr>
        <w:t xml:space="preserve">; Postsecondary Value Commission, 2021, </w:t>
      </w:r>
      <w:hyperlink r:id="rId44">
        <w:r>
          <w:rPr>
            <w:color w:val="6D1E49"/>
            <w:u w:val="single"/>
          </w:rPr>
          <w:t>https://www.postsecondaryvalue.org/reports/</w:t>
        </w:r>
      </w:hyperlink>
      <w:r>
        <w:rPr>
          <w:color w:val="000000"/>
        </w:rPr>
        <w:t>.</w:t>
      </w:r>
    </w:p>
  </w:footnote>
  <w:footnote w:id="32">
    <w:p w14:paraId="093ACCF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Pr>
            <w:color w:val="6D1E49"/>
            <w:u w:val="single"/>
          </w:rPr>
          <w:t>https://bellwether.org/wp-content/uploads/2023/04/DollarsAndSense_BetaByBellwether_April2023_Final.pdf</w:t>
        </w:r>
      </w:hyperlink>
      <w:r>
        <w:rPr>
          <w:color w:val="000000"/>
        </w:rPr>
        <w:t xml:space="preserve">. </w:t>
      </w:r>
    </w:p>
  </w:footnote>
  <w:footnote w:id="33">
    <w:p w14:paraId="2FD6702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Pr>
            <w:color w:val="6D1E49"/>
            <w:u w:val="single"/>
          </w:rPr>
          <w:t>https://www.highered.texas.gov/community-college-finance/formula-funding/</w:t>
        </w:r>
      </w:hyperlink>
      <w:r>
        <w:rPr>
          <w:color w:val="000000"/>
        </w:rPr>
        <w:t xml:space="preserve">. </w:t>
      </w:r>
    </w:p>
  </w:footnote>
  <w:footnote w:id="34">
    <w:p w14:paraId="509A7AF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Pr>
            <w:color w:val="6D1E49"/>
            <w:u w:val="single"/>
          </w:rPr>
          <w:t>https://www.in.gov/gwc/files/Higher-Education-Funding-GWC-Memo-6.27.24.pdf</w:t>
        </w:r>
      </w:hyperlink>
      <w:r>
        <w:rPr>
          <w:color w:val="000000"/>
        </w:rPr>
        <w:t>.</w:t>
      </w:r>
    </w:p>
  </w:footnote>
  <w:footnote w:id="35">
    <w:p w14:paraId="516D136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Pr>
            <w:color w:val="6D1E49"/>
            <w:u w:val="single"/>
          </w:rPr>
          <w:t>https://www.in.gov/gwc/files/Higher-Education-Funding-GWC-Memo-6.27.24.pdf</w:t>
        </w:r>
      </w:hyperlink>
      <w:r>
        <w:rPr>
          <w:color w:val="000000"/>
        </w:rPr>
        <w:t>.</w:t>
      </w:r>
    </w:p>
  </w:footnote>
  <w:footnote w:id="36">
    <w:p w14:paraId="608F1C6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Pr>
            <w:color w:val="6D1E49"/>
            <w:u w:val="single"/>
          </w:rPr>
          <w:t>https://www.in.gov/gwc/files/Higher-Education-Funding-GWC-Memo-6.27.24.pdf</w:t>
        </w:r>
      </w:hyperlink>
      <w:r>
        <w:rPr>
          <w:color w:val="000000"/>
        </w:rPr>
        <w:t>.</w:t>
      </w:r>
    </w:p>
  </w:footnote>
  <w:footnote w:id="37">
    <w:p w14:paraId="6D428E0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Pr>
            <w:color w:val="6D1E49"/>
            <w:u w:val="single"/>
          </w:rPr>
          <w:t>https://www.tn.gov/content/dam/tn/thec/bureau/aa/academic-programs/qaf/THEC_2020-25%20Quality%20Assurance%20Funding_Guidebook_Dec%209%202021.pdf</w:t>
        </w:r>
      </w:hyperlink>
      <w:r>
        <w:rPr>
          <w:color w:val="000000"/>
        </w:rPr>
        <w:t>.</w:t>
      </w:r>
    </w:p>
  </w:footnote>
  <w:footnote w:id="38">
    <w:p w14:paraId="2D4EF21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48A93C15"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Pr>
            <w:color w:val="6D1E49"/>
            <w:u w:val="single"/>
          </w:rPr>
          <w:t>https://comptroller.tn.gov/content/dam/cot/orea/advanced-search/2017/2017_OREA_OutcomesBasedFund.pdf</w:t>
        </w:r>
      </w:hyperlink>
      <w:r>
        <w:rPr>
          <w:color w:val="000000"/>
        </w:rPr>
        <w:t xml:space="preserve">. </w:t>
      </w:r>
    </w:p>
  </w:footnote>
  <w:footnote w:id="40">
    <w:p w14:paraId="1F72DD8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Pr>
            <w:color w:val="6D1E49"/>
            <w:u w:val="single"/>
          </w:rPr>
          <w:t>https://research.collegeboard.org/media/pdf/education-pays-2019-full-report.pdf</w:t>
        </w:r>
      </w:hyperlink>
      <w:r>
        <w:rPr>
          <w:color w:val="000000"/>
        </w:rPr>
        <w:t xml:space="preserve">. </w:t>
      </w:r>
    </w:p>
  </w:footnote>
  <w:footnote w:id="41">
    <w:p w14:paraId="14A94D1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Pr>
            <w:color w:val="6D1E49"/>
            <w:u w:val="single"/>
          </w:rPr>
          <w:t>https://research.collegeboard.org/media/pdf/education-pays-2019-full-report.pdf</w:t>
        </w:r>
      </w:hyperlink>
      <w:r>
        <w:rPr>
          <w:color w:val="000000"/>
        </w:rPr>
        <w:t xml:space="preserve">. </w:t>
      </w:r>
    </w:p>
  </w:footnote>
  <w:footnote w:id="42">
    <w:p w14:paraId="3DFF95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Chykina, “Educational Attainment,” The SAGE Encyclopedia of Leadership Studies, 2023, </w:t>
      </w:r>
      <w:hyperlink r:id="rId57">
        <w:r>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Pr>
            <w:color w:val="6D1E49"/>
            <w:u w:val="single"/>
          </w:rPr>
          <w:t>https://fordhaminstitute.org/national/research/whos-board-school-boards-and-political-representation-age-conflict</w:t>
        </w:r>
      </w:hyperlink>
      <w:r>
        <w:rPr>
          <w:color w:val="000000"/>
        </w:rPr>
        <w:t xml:space="preserve">. </w:t>
      </w:r>
    </w:p>
  </w:footnote>
  <w:footnote w:id="43">
    <w:p w14:paraId="112075D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Pr>
            <w:color w:val="6D1E49"/>
            <w:u w:val="single"/>
          </w:rPr>
          <w:t>https://doi.org/10.1787/ec0624a6-en</w:t>
        </w:r>
      </w:hyperlink>
      <w:r>
        <w:rPr>
          <w:color w:val="000000"/>
        </w:rPr>
        <w:t xml:space="preserve">. </w:t>
      </w:r>
    </w:p>
  </w:footnote>
  <w:footnote w:id="44">
    <w:p w14:paraId="255473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Pr>
            <w:color w:val="6D1E49"/>
            <w:u w:val="single"/>
          </w:rPr>
          <w:t>https://research.collegeboard.org/media/pdf/education-pays-2019-full-report.pdf</w:t>
        </w:r>
      </w:hyperlink>
      <w:r>
        <w:rPr>
          <w:color w:val="000000"/>
        </w:rPr>
        <w:t>.</w:t>
      </w:r>
    </w:p>
  </w:footnote>
  <w:footnote w:id="45">
    <w:p w14:paraId="33E36F8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Pr>
            <w:color w:val="6D1E49"/>
            <w:u w:val="single"/>
          </w:rPr>
          <w:t>https://doi.org/10.1080/13636820.2024.2427772</w:t>
        </w:r>
      </w:hyperlink>
      <w:r>
        <w:rPr>
          <w:color w:val="000000"/>
        </w:rPr>
        <w:t xml:space="preserve">. </w:t>
      </w:r>
    </w:p>
  </w:footnote>
  <w:footnote w:id="46">
    <w:p w14:paraId="373B4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Pr>
            <w:color w:val="6D1E49"/>
            <w:u w:val="single"/>
          </w:rPr>
          <w:t>https://www.luminafoundation.org/files/resources/its-not-just-the-money.pdf</w:t>
        </w:r>
      </w:hyperlink>
      <w:r>
        <w:rPr>
          <w:color w:val="000000"/>
        </w:rPr>
        <w:t>.</w:t>
      </w:r>
    </w:p>
  </w:footnote>
  <w:footnote w:id="47">
    <w:p w14:paraId="78E6B0B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Pr>
            <w:color w:val="6D1E49"/>
            <w:u w:val="single"/>
          </w:rPr>
          <w:t>https://www.house.mi.gov/hfa/PDF/Alpha/Fiscal_Brief_CC_Performance%20Funding_Formula_FY25_Oct15.pdf</w:t>
        </w:r>
      </w:hyperlink>
      <w:r>
        <w:rPr>
          <w:color w:val="000000"/>
        </w:rPr>
        <w:t xml:space="preserve">. </w:t>
      </w:r>
    </w:p>
  </w:footnote>
  <w:footnote w:id="48">
    <w:p w14:paraId="451650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Pr>
            <w:color w:val="6D1E49"/>
            <w:u w:val="single"/>
          </w:rPr>
          <w:t>https://legislature.mi.gov/Laws/MCL?objectName=MCL-388-1830</w:t>
        </w:r>
      </w:hyperlink>
      <w:r>
        <w:rPr>
          <w:color w:val="000000"/>
        </w:rPr>
        <w:t>.</w:t>
      </w:r>
    </w:p>
  </w:footnote>
  <w:footnote w:id="49">
    <w:p w14:paraId="040E6C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Pr>
            <w:color w:val="6D1E49"/>
            <w:u w:val="single"/>
          </w:rPr>
          <w:t>https://www.mdrc.org/work/publications/four-lessons-using-outcomes-based-funding-improve-college-completion-rates</w:t>
        </w:r>
      </w:hyperlink>
    </w:p>
  </w:footnote>
  <w:footnote w:id="50">
    <w:p w14:paraId="387271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Pr>
            <w:color w:val="6D1E49"/>
            <w:u w:val="single"/>
          </w:rPr>
          <w:t>https://www.lsc.ohio.gov/assets/legislation/135/hb33/in/files/hb33-bor-redbook-as-introduced-135th-general-assembly.pdf</w:t>
        </w:r>
      </w:hyperlink>
      <w:r>
        <w:rPr>
          <w:color w:val="000000"/>
        </w:rPr>
        <w:t>.</w:t>
      </w:r>
    </w:p>
  </w:footnote>
  <w:footnote w:id="51">
    <w:p w14:paraId="197A712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Pr>
            <w:color w:val="6D1E49"/>
            <w:u w:val="single"/>
          </w:rPr>
          <w:t>https://www.lsc.ohio.gov/assets/legislation/135/hb33/in/files/hb33-bor-redbook-as-introduced-135th-general-assembly.pdf</w:t>
        </w:r>
      </w:hyperlink>
      <w:r>
        <w:rPr>
          <w:color w:val="000000"/>
        </w:rPr>
        <w:t>.</w:t>
      </w:r>
    </w:p>
  </w:footnote>
  <w:footnote w:id="52">
    <w:p w14:paraId="0953E3F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“Specifications for Resource Analysis (RA) in HEI),” Ohio Department of Education, July 2024, </w:t>
      </w:r>
      <w:hyperlink r:id="rId72">
        <w:r>
          <w:rPr>
            <w:color w:val="6D1E49"/>
            <w:u w:val="single"/>
          </w:rPr>
          <w:t>https://highered.ohio.gov/data-reports/hei-system/hei-data-submission/area-resource-analysis/hei-ra-specs</w:t>
        </w:r>
      </w:hyperlink>
      <w:r>
        <w:rPr>
          <w:color w:val="000000"/>
        </w:rPr>
        <w:t xml:space="preserve">. </w:t>
      </w:r>
    </w:p>
  </w:footnote>
  <w:footnote w:id="53">
    <w:p w14:paraId="725CA1A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Pr>
            <w:color w:val="6D1E49"/>
            <w:u w:val="single"/>
          </w:rPr>
          <w:t>https://apps.legislature.ky.gov/law/statutes/statute.aspx?id=54625</w:t>
        </w:r>
      </w:hyperlink>
      <w:r>
        <w:rPr>
          <w:color w:val="000000"/>
        </w:rPr>
        <w:t xml:space="preserve">. </w:t>
      </w:r>
    </w:p>
  </w:footnote>
  <w:footnote w:id="54">
    <w:p w14:paraId="66B1EB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Pr>
            <w:color w:val="6D1E49"/>
            <w:u w:val="single"/>
          </w:rPr>
          <w:t>https://cdhe.colorado.gov/sites/highered/files/CDHE_Funding_Formula_Overview_General.pptx</w:t>
        </w:r>
      </w:hyperlink>
      <w:r>
        <w:rPr>
          <w:color w:val="000000"/>
        </w:rPr>
        <w:t>.</w:t>
      </w:r>
    </w:p>
  </w:footnote>
  <w:footnote w:id="55">
    <w:p w14:paraId="52A5FA9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Pr>
            <w:color w:val="6D1E49"/>
            <w:u w:val="single"/>
          </w:rPr>
          <w:t>https://www.mdrc.org/work/publications/four-lessons-using-outcomes-based-funding-improve-college-completion-rates</w:t>
        </w:r>
      </w:hyperlink>
    </w:p>
  </w:footnote>
  <w:footnote w:id="56">
    <w:p w14:paraId="448BCE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42741AB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7B325B9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55F079A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05781F1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Pr>
            <w:color w:val="6D1E49"/>
            <w:u w:val="single"/>
          </w:rPr>
          <w:t>https://olis.oregonlegislature.gov/liz/2025R1/Downloads/CommitteeMeetingDocument/296613</w:t>
        </w:r>
      </w:hyperlink>
      <w:r>
        <w:rPr>
          <w:color w:val="000000"/>
        </w:rPr>
        <w:t xml:space="preserve">. </w:t>
      </w:r>
    </w:p>
  </w:footnote>
  <w:footnote w:id="61">
    <w:p w14:paraId="6C4D6EE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1D12" w14:textId="77777777" w:rsidR="00621651" w:rsidRDefault="00000000">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A4BC" w14:textId="77777777" w:rsidR="00621651" w:rsidRDefault="00621651"/>
  <w:p w14:paraId="305B6D7B" w14:textId="77777777" w:rsidR="00621651" w:rsidRDefault="00621651"/>
  <w:p w14:paraId="3E83CF77" w14:textId="77777777" w:rsidR="00621651" w:rsidRDefault="006216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2F44"/>
    <w:multiLevelType w:val="multilevel"/>
    <w:tmpl w:val="0804C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07689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51"/>
    <w:rsid w:val="003122B2"/>
    <w:rsid w:val="004C00C6"/>
    <w:rsid w:val="00621651"/>
    <w:rsid w:val="00840391"/>
    <w:rsid w:val="00C353BC"/>
    <w:rsid w:val="00C53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B64921"/>
  <w15:docId w15:val="{29C1F3AD-2FFB-2742-ACCB-65323417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a">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0">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8">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6210</Words>
  <Characters>35401</Characters>
  <Application>Microsoft Office Word</Application>
  <DocSecurity>0</DocSecurity>
  <Lines>295</Lines>
  <Paragraphs>83</Paragraphs>
  <ScaleCrop>false</ScaleCrop>
  <Company/>
  <LinksUpToDate>false</LinksUpToDate>
  <CharactersWithSpaces>41528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2</cp:revision>
  <dcterms:created xsi:type="dcterms:W3CDTF">2026-02-19T21:32:00Z</dcterms:created>
  <dcterms:modified xsi:type="dcterms:W3CDTF">2026-02-19T21:32:00Z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