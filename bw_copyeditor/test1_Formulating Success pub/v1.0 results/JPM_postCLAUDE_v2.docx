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0B84" w14:textId="77777777" w:rsidR="004A732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01C90FF9" wp14:editId="19766BC5">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2C098C6" w14:textId="77777777" w:rsidR="004A7321" w:rsidRDefault="004A7321"/>
    <w:p w14:paraId="61B1CB41" w14:textId="77777777" w:rsidR="004A7321" w:rsidRDefault="004A7321"/>
    <w:p w14:paraId="7CCF6908" w14:textId="77777777" w:rsidR="004A7321" w:rsidRDefault="004A7321"/>
    <w:p w14:paraId="3BFD51BD" w14:textId="77777777" w:rsidR="004A7321" w:rsidRDefault="004A7321"/>
    <w:p w14:paraId="0035A6D7" w14:textId="77777777" w:rsidR="004A7321" w:rsidRDefault="004A7321"/>
    <w:p w14:paraId="254E3E27" w14:textId="77777777" w:rsidR="004A7321" w:rsidRDefault="004A7321"/>
    <w:p w14:paraId="45B332EA" w14:textId="77777777" w:rsidR="004A7321" w:rsidRDefault="004A7321"/>
    <w:p w14:paraId="06B50D95" w14:textId="77777777" w:rsidR="004A7321" w:rsidRDefault="004A7321"/>
    <w:p w14:paraId="6AD6C70C" w14:textId="77777777" w:rsidR="004A7321" w:rsidRDefault="004A7321"/>
    <w:p w14:paraId="4C9F00DC" w14:textId="77777777" w:rsidR="004A7321" w:rsidRDefault="004A7321"/>
    <w:p w14:paraId="0AF0C82C" w14:textId="77777777" w:rsidR="004A7321" w:rsidRDefault="004A7321"/>
    <w:p w14:paraId="523C0811" w14:textId="77777777" w:rsidR="004A7321" w:rsidRDefault="004A7321"/>
    <w:p w14:paraId="640E43F9" w14:textId="77777777" w:rsidR="004A7321" w:rsidRDefault="004A7321"/>
    <w:p w14:paraId="12529275" w14:textId="77777777" w:rsidR="004A7321" w:rsidRDefault="00000000">
      <w:pPr>
        <w:pStyle w:val="Title"/>
        <w:rPr>
          <w:b/>
          <w:bCs/>
        </w:rPr>
      </w:pPr>
      <w:commentRangeStart w:id="2"/>
      <w:r>
        <w:rPr>
          <w:b/>
          <w:bCs/>
        </w:rPr>
        <w:t>Formulating Success</w:t>
      </w:r>
    </w:p>
    <w:p w14:paraId="04C954AB" w14:textId="77777777" w:rsidR="004A7321" w:rsidRDefault="00000000">
      <w:r>
        <w:rPr>
          <w:i/>
          <w:iCs/>
          <w:sz w:val="30"/>
          <w:szCs w:val="30"/>
        </w:rPr>
        <w:t>A Primer on Outcomes-Based Funding for Higher Education</w:t>
      </w:r>
      <w:commentRangeEnd w:id="2"/>
      <w:r>
        <w:commentReference w:id="2"/>
      </w:r>
    </w:p>
    <w:p w14:paraId="3AC1E682" w14:textId="77777777" w:rsidR="004A7321" w:rsidRDefault="004A7321"/>
    <w:p w14:paraId="3BB4E085" w14:textId="77777777" w:rsidR="004A7321" w:rsidRDefault="004A7321"/>
    <w:p w14:paraId="2516193F" w14:textId="77777777" w:rsidR="004A7321" w:rsidRDefault="004A7321"/>
    <w:p w14:paraId="5BD351F0" w14:textId="77777777" w:rsidR="004A7321" w:rsidRDefault="004A7321"/>
    <w:p w14:paraId="54FB4C0A" w14:textId="77777777" w:rsidR="004A7321" w:rsidRDefault="004A7321"/>
    <w:p w14:paraId="47A0EC08" w14:textId="77777777" w:rsidR="004A7321" w:rsidRDefault="004A7321"/>
    <w:p w14:paraId="038BC4EE" w14:textId="77777777" w:rsidR="004A7321" w:rsidRDefault="00000000">
      <w:r>
        <w:rPr>
          <w:noProof/>
        </w:rPr>
        <w:drawing>
          <wp:anchor distT="0" distB="0" distL="114300" distR="114300" simplePos="0" relativeHeight="251659264" behindDoc="0" locked="0" layoutInCell="1" hidden="0" allowOverlap="1" wp14:anchorId="6F1133C4" wp14:editId="01FBD6D3">
            <wp:simplePos x="0" y="0"/>
            <wp:positionH relativeFrom="column">
              <wp:posOffset>-4761</wp:posOffset>
            </wp:positionH>
            <wp:positionV relativeFrom="paragraph">
              <wp:posOffset>99769</wp:posOffset>
            </wp:positionV>
            <wp:extent cx="501894" cy="5524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01894" cy="55244"/>
                    </a:xfrm>
                    <a:prstGeom prst="rect">
                      <a:avLst/>
                    </a:prstGeom>
                    <a:ln/>
                  </pic:spPr>
                </pic:pic>
              </a:graphicData>
            </a:graphic>
          </wp:anchor>
        </w:drawing>
      </w:r>
    </w:p>
    <w:p w14:paraId="240E7FA8" w14:textId="77777777" w:rsidR="004A7321" w:rsidRDefault="004A7321"/>
    <w:p w14:paraId="5B44156A" w14:textId="77777777" w:rsidR="004A7321" w:rsidRDefault="00000000">
      <w:r>
        <w:t>By Marisa Mission, Hailly T.N. Korman, Nick Lee, and Colleen Campbell</w:t>
      </w:r>
    </w:p>
    <w:p w14:paraId="5DF664FD" w14:textId="77777777" w:rsidR="004A7321" w:rsidRDefault="004A7321"/>
    <w:p w14:paraId="508D23D0" w14:textId="77777777" w:rsidR="004A7321" w:rsidRDefault="00000000">
      <w:pPr>
        <w:rPr>
          <w:b/>
          <w:bCs/>
          <w:color w:val="FF0000"/>
        </w:rPr>
      </w:pPr>
      <w:r>
        <w:t xml:space="preserve">January 2026 </w:t>
      </w:r>
      <w:commentRangeStart w:id="3"/>
      <w:commentRangeStart w:id="4"/>
      <w:r>
        <w:rPr>
          <w:b/>
          <w:bCs/>
          <w:color w:val="FF0000"/>
        </w:rPr>
        <w:t>| FOR SUPER COPY EDITORS – 2025-11-17</w:t>
      </w:r>
      <w:commentRangeEnd w:id="3"/>
      <w:r>
        <w:commentReference w:id="3"/>
      </w:r>
      <w:commentRangeEnd w:id="4"/>
      <w:r>
        <w:commentReference w:id="4"/>
      </w:r>
    </w:p>
    <w:p w14:paraId="51A3BD9A" w14:textId="77777777" w:rsidR="004A7321" w:rsidRDefault="00000000">
      <w:r>
        <w:br w:type="page"/>
      </w:r>
    </w:p>
    <w:p w14:paraId="11AD8B06" w14:textId="77777777" w:rsidR="004A732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49BB22FF"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B3A64DC"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7A3C05B0"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6BB332DC"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54B320C6"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76FD39B2"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6B9B65D6"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commentRangeStart w:id="5"/>
          <w:commentRangeEnd w:id="5"/>
          <w:ins w:id="6" w:author="Marisa Mission" w:date="2026-01-15T16:06:00Z">
            <w:r>
              <w:commentReference w:id="5"/>
            </w:r>
            <w:r>
              <w:rPr>
                <w:sz w:val="28"/>
                <w:szCs w:val="28"/>
                <w:rPrChange w:id="7" w:author="Marisa Mission" w:date="2026-01-15T16:06:00Z">
                  <w:rPr>
                    <w:rFonts w:ascii="Cambria" w:eastAsia="Cambria" w:hAnsi="Cambria" w:cs="Cambria"/>
                    <w:color w:val="000000"/>
                    <w:sz w:val="24"/>
                    <w:szCs w:val="24"/>
                  </w:rPr>
                </w:rPrChange>
              </w:rPr>
              <w:t>Design Considerations for Outcomes-Based Models</w:t>
            </w:r>
          </w:ins>
          <w:del w:id="8" w:author="Marisa Mission" w:date="2026-01-15T16:06:00Z">
            <w:r>
              <w:fldChar w:fldCharType="begin"/>
            </w:r>
            <w:r>
              <w:delInstrText>HYPERLINK \l "_vhvc6ksq2ln"</w:delInstrText>
            </w:r>
            <w:r>
              <w:fldChar w:fldCharType="separate"/>
            </w:r>
            <w:r>
              <w:rPr>
                <w:sz w:val="28"/>
                <w:szCs w:val="28"/>
                <w:rPrChange w:id="9" w:author="Marisa Mission" w:date="2026-01-15T16:06:00Z">
                  <w:rPr>
                    <w:color w:val="000000"/>
                    <w:sz w:val="28"/>
                    <w:szCs w:val="28"/>
                  </w:rPr>
                </w:rPrChange>
              </w:rPr>
              <w:delText>Design Considerations For Outcomes-Based Models</w:delText>
            </w:r>
            <w:r>
              <w:rPr>
                <w:sz w:val="28"/>
                <w:szCs w:val="28"/>
                <w:rPrChange w:id="10" w:author="Marisa Mission" w:date="2026-01-15T16:06:00Z">
                  <w:rPr>
                    <w:color w:val="000000"/>
                    <w:sz w:val="28"/>
                    <w:szCs w:val="28"/>
                  </w:rPr>
                </w:rPrChange>
              </w:rPr>
              <w:tab/>
              <w:delText>5</w:delText>
            </w:r>
            <w:r>
              <w:fldChar w:fldCharType="end"/>
            </w:r>
          </w:del>
        </w:p>
        <w:p w14:paraId="439EAC77"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394B3676"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15750F8E"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46E28763" w14:textId="77777777" w:rsidR="004A732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7B70C1C5"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2FC6967B"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7087C685"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23D7D45B"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9FA5A16"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045ECC39" w14:textId="77777777" w:rsidR="004A732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43CD4C19" w14:textId="77777777" w:rsidR="004A7321" w:rsidRDefault="00000000">
          <w:r>
            <w:fldChar w:fldCharType="end"/>
          </w:r>
        </w:p>
      </w:sdtContent>
    </w:sdt>
    <w:p w14:paraId="35ED270F" w14:textId="77777777" w:rsidR="004A7321" w:rsidRDefault="00000000">
      <w:pPr>
        <w:rPr>
          <w:sz w:val="44"/>
          <w:szCs w:val="44"/>
        </w:rPr>
        <w:sectPr w:rsidR="004A732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66004B54" w14:textId="77777777" w:rsidR="004A7321" w:rsidRDefault="00000000">
      <w:pPr>
        <w:pStyle w:val="Heading1"/>
      </w:pPr>
      <w:bookmarkStart w:id="11" w:name="_w27qnqik63gr" w:colFirst="0" w:colLast="0"/>
      <w:bookmarkEnd w:id="11"/>
      <w:r>
        <w:lastRenderedPageBreak/>
        <w:t>Introduction</w:t>
      </w:r>
    </w:p>
    <w:p w14:paraId="3456D066" w14:textId="77777777" w:rsidR="004A732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0185AEB4" w14:textId="77777777" w:rsidR="004A7321" w:rsidRDefault="004A7321"/>
    <w:tbl>
      <w:tblPr>
        <w:tblStyle w:val="10"/>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4A7321" w14:paraId="77902234" w14:textId="77777777">
        <w:trPr>
          <w:trHeight w:val="1690"/>
        </w:trPr>
        <w:tc>
          <w:tcPr>
            <w:tcW w:w="4889" w:type="dxa"/>
          </w:tcPr>
          <w:p w14:paraId="008BD41C" w14:textId="77777777" w:rsidR="004A7321" w:rsidRDefault="00000000">
            <w:r>
              <w:rPr>
                <w:b/>
                <w:bCs/>
              </w:rPr>
              <w:t>Sidebar 1: Defining Outcomes-Based Funding</w:t>
            </w:r>
          </w:p>
          <w:p w14:paraId="0F54E9CD" w14:textId="77777777" w:rsidR="004A732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479A2238" w14:textId="77777777" w:rsidR="004A7321" w:rsidRDefault="004A7321"/>
          <w:p w14:paraId="7F1F8722" w14:textId="77777777" w:rsidR="004A732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6F7D12A8" w14:textId="77777777" w:rsidR="004A732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2C41BB48" w14:textId="77777777" w:rsidR="004A7321" w:rsidRDefault="004A7321"/>
    <w:p w14:paraId="70BA838F" w14:textId="77777777" w:rsidR="004A732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3E55ECF3" w14:textId="77777777" w:rsidR="004A7321" w:rsidRDefault="004A7321"/>
    <w:p w14:paraId="0170049E" w14:textId="77777777" w:rsidR="004A732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16DC8D0" w14:textId="77777777" w:rsidR="004A7321" w:rsidRDefault="004A7321"/>
    <w:p w14:paraId="2BBD9BDF" w14:textId="77777777" w:rsidR="004A7321" w:rsidRDefault="00000000">
      <w:r>
        <w:t xml:space="preserve">The goal of this primer is to provide a nuanced but accessible introduction to outcomes-based funding in state postsecondary finance. It reviews where outcomes-based models sit in the broader landscape of state higher education finance, synthesizes </w:t>
      </w:r>
      <w:commentRangeStart w:id="12"/>
      <w:del w:id="13" w:author="Claude" w:date="2026-01-29T23:02:00Z">
        <w:r>
          <w:delText>extant research</w:delText>
        </w:r>
      </w:del>
      <w:ins w:id="14" w:author="Claude" w:date="2026-01-29T23:02:00Z">
        <w:r>
          <w:t>existing research</w:t>
        </w:r>
      </w:ins>
      <w:commentRangeEnd w:id="12"/>
      <w:r>
        <w:commentReference w:id="12"/>
      </w:r>
      <w:r>
        <w:t>,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14:paraId="241183D1" w14:textId="77777777" w:rsidR="004A7321" w:rsidRDefault="00000000">
      <w:pPr>
        <w:pStyle w:val="Heading1"/>
      </w:pPr>
      <w:bookmarkStart w:id="15" w:name="_4rhz7skqm3xa" w:colFirst="0" w:colLast="0"/>
      <w:bookmarkEnd w:id="15"/>
      <w:r>
        <w:lastRenderedPageBreak/>
        <w:t>Reasons States Consider Outcomes-Based Funding</w:t>
      </w:r>
    </w:p>
    <w:p w14:paraId="4EFABF8B" w14:textId="77777777" w:rsidR="004A7321" w:rsidRDefault="00000000">
      <w:pPr>
        <w:pStyle w:val="Heading2"/>
      </w:pPr>
      <w:bookmarkStart w:id="16" w:name="_diducbml4a" w:colFirst="0" w:colLast="0"/>
      <w:bookmarkEnd w:id="16"/>
      <w:r>
        <w:t>Outcomes-based funding models differ significantly from traditional models.</w:t>
      </w:r>
    </w:p>
    <w:p w14:paraId="04931071" w14:textId="77777777" w:rsidR="004A732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18EA6378" w14:textId="77777777" w:rsidR="004A7321" w:rsidRDefault="004A7321"/>
    <w:p w14:paraId="72F6B0B5" w14:textId="77777777" w:rsidR="004A732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7CE5FFD8" w14:textId="77777777" w:rsidR="004A732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1E94F77C" w14:textId="77777777" w:rsidR="004A732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53E706D2" w14:textId="77777777" w:rsidR="004A732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60FD77A9" w14:textId="77777777" w:rsidR="004A7321" w:rsidRDefault="004A7321"/>
    <w:p w14:paraId="76E47245" w14:textId="77777777" w:rsidR="004A732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3500C624" w14:textId="77777777" w:rsidR="004A7321" w:rsidRDefault="004A7321"/>
    <w:tbl>
      <w:tblPr>
        <w:tblStyle w:val="9"/>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4A7321" w14:paraId="0D781FF2" w14:textId="77777777">
        <w:tc>
          <w:tcPr>
            <w:tcW w:w="7015" w:type="dxa"/>
            <w:gridSpan w:val="3"/>
            <w:tcBorders>
              <w:top w:val="single" w:sz="4" w:space="0" w:color="FFFFFF"/>
              <w:left w:val="single" w:sz="4" w:space="0" w:color="FFFFFF"/>
              <w:right w:val="single" w:sz="4" w:space="0" w:color="FFFFFF"/>
            </w:tcBorders>
          </w:tcPr>
          <w:p w14:paraId="79BE1D54" w14:textId="77777777" w:rsidR="004A7321" w:rsidRDefault="00000000">
            <w:pPr>
              <w:rPr>
                <w:b/>
                <w:bCs/>
              </w:rPr>
            </w:pPr>
            <w:r>
              <w:rPr>
                <w:b/>
                <w:bCs/>
              </w:rPr>
              <w:t>Table. Examples of states with formulas that are majority outcomes-based</w:t>
            </w:r>
          </w:p>
        </w:tc>
      </w:tr>
      <w:tr w:rsidR="004A7321" w14:paraId="1B0BC207" w14:textId="77777777">
        <w:tc>
          <w:tcPr>
            <w:tcW w:w="1857" w:type="dxa"/>
          </w:tcPr>
          <w:p w14:paraId="546E4720" w14:textId="77777777" w:rsidR="004A7321" w:rsidRDefault="00000000">
            <w:pPr>
              <w:jc w:val="center"/>
              <w:rPr>
                <w:b/>
                <w:bCs/>
              </w:rPr>
            </w:pPr>
            <w:r>
              <w:rPr>
                <w:b/>
                <w:bCs/>
              </w:rPr>
              <w:t>State</w:t>
            </w:r>
          </w:p>
        </w:tc>
        <w:tc>
          <w:tcPr>
            <w:tcW w:w="2013" w:type="dxa"/>
          </w:tcPr>
          <w:p w14:paraId="25AB8A04" w14:textId="77777777" w:rsidR="004A7321" w:rsidRDefault="00000000">
            <w:pPr>
              <w:jc w:val="center"/>
              <w:rPr>
                <w:b/>
                <w:bCs/>
              </w:rPr>
            </w:pPr>
            <w:r>
              <w:rPr>
                <w:b/>
                <w:bCs/>
              </w:rPr>
              <w:t>Sector</w:t>
            </w:r>
          </w:p>
        </w:tc>
        <w:tc>
          <w:tcPr>
            <w:tcW w:w="3145" w:type="dxa"/>
          </w:tcPr>
          <w:p w14:paraId="40DA8ACD" w14:textId="77777777" w:rsidR="004A7321" w:rsidRDefault="00000000">
            <w:pPr>
              <w:jc w:val="center"/>
              <w:rPr>
                <w:b/>
                <w:bCs/>
              </w:rPr>
            </w:pPr>
            <w:r>
              <w:rPr>
                <w:b/>
                <w:bCs/>
              </w:rPr>
              <w:t>% of formula tied to outcomes</w:t>
            </w:r>
          </w:p>
        </w:tc>
      </w:tr>
      <w:tr w:rsidR="004A7321" w14:paraId="5968A889" w14:textId="77777777">
        <w:tc>
          <w:tcPr>
            <w:tcW w:w="1857" w:type="dxa"/>
          </w:tcPr>
          <w:p w14:paraId="2D1F3B12" w14:textId="77777777" w:rsidR="004A7321" w:rsidRDefault="00000000">
            <w:pPr>
              <w:jc w:val="center"/>
            </w:pPr>
            <w:r>
              <w:t>Kentucky</w:t>
            </w:r>
          </w:p>
        </w:tc>
        <w:tc>
          <w:tcPr>
            <w:tcW w:w="2013" w:type="dxa"/>
          </w:tcPr>
          <w:p w14:paraId="2229E1AE" w14:textId="77777777" w:rsidR="004A7321" w:rsidRDefault="00000000">
            <w:pPr>
              <w:jc w:val="center"/>
            </w:pPr>
            <w:r>
              <w:t>Four-year</w:t>
            </w:r>
          </w:p>
        </w:tc>
        <w:tc>
          <w:tcPr>
            <w:tcW w:w="3145" w:type="dxa"/>
          </w:tcPr>
          <w:p w14:paraId="3BC39645" w14:textId="77777777" w:rsidR="004A7321" w:rsidRDefault="00000000">
            <w:pPr>
              <w:jc w:val="center"/>
            </w:pPr>
            <w:r>
              <w:t>70%</w:t>
            </w:r>
          </w:p>
        </w:tc>
      </w:tr>
      <w:tr w:rsidR="004A7321" w14:paraId="1AC2EFBE" w14:textId="77777777">
        <w:tc>
          <w:tcPr>
            <w:tcW w:w="1857" w:type="dxa"/>
          </w:tcPr>
          <w:p w14:paraId="1F1676F3" w14:textId="77777777" w:rsidR="004A7321" w:rsidRDefault="00000000">
            <w:pPr>
              <w:jc w:val="center"/>
            </w:pPr>
            <w:r>
              <w:t>Tennessee</w:t>
            </w:r>
          </w:p>
        </w:tc>
        <w:tc>
          <w:tcPr>
            <w:tcW w:w="2013" w:type="dxa"/>
          </w:tcPr>
          <w:p w14:paraId="3BDE0053" w14:textId="77777777" w:rsidR="004A7321" w:rsidRDefault="00000000">
            <w:pPr>
              <w:jc w:val="center"/>
            </w:pPr>
            <w:r>
              <w:t>Two-year</w:t>
            </w:r>
          </w:p>
        </w:tc>
        <w:tc>
          <w:tcPr>
            <w:tcW w:w="3145" w:type="dxa"/>
          </w:tcPr>
          <w:p w14:paraId="4EBF44E5" w14:textId="77777777" w:rsidR="004A7321" w:rsidRDefault="00000000">
            <w:pPr>
              <w:jc w:val="center"/>
            </w:pPr>
            <w:r>
              <w:t>83%</w:t>
            </w:r>
          </w:p>
        </w:tc>
      </w:tr>
      <w:tr w:rsidR="004A7321" w14:paraId="4C443784" w14:textId="77777777">
        <w:tc>
          <w:tcPr>
            <w:tcW w:w="1857" w:type="dxa"/>
          </w:tcPr>
          <w:p w14:paraId="43740ABD" w14:textId="77777777" w:rsidR="004A7321" w:rsidRDefault="00000000">
            <w:pPr>
              <w:jc w:val="center"/>
            </w:pPr>
            <w:r>
              <w:t>Colorado</w:t>
            </w:r>
          </w:p>
        </w:tc>
        <w:tc>
          <w:tcPr>
            <w:tcW w:w="2013" w:type="dxa"/>
          </w:tcPr>
          <w:p w14:paraId="55CCCFC6" w14:textId="77777777" w:rsidR="004A7321" w:rsidRDefault="00000000">
            <w:pPr>
              <w:jc w:val="center"/>
            </w:pPr>
            <w:r>
              <w:t>Four-year</w:t>
            </w:r>
          </w:p>
        </w:tc>
        <w:tc>
          <w:tcPr>
            <w:tcW w:w="3145" w:type="dxa"/>
          </w:tcPr>
          <w:p w14:paraId="2D4BB3FA" w14:textId="77777777" w:rsidR="004A7321" w:rsidRDefault="00000000">
            <w:pPr>
              <w:jc w:val="center"/>
            </w:pPr>
            <w:r>
              <w:t>85%</w:t>
            </w:r>
          </w:p>
        </w:tc>
      </w:tr>
      <w:tr w:rsidR="004A7321" w14:paraId="697BF55E" w14:textId="77777777">
        <w:tc>
          <w:tcPr>
            <w:tcW w:w="1857" w:type="dxa"/>
          </w:tcPr>
          <w:p w14:paraId="7012978B" w14:textId="77777777" w:rsidR="004A7321" w:rsidRDefault="00000000">
            <w:pPr>
              <w:jc w:val="center"/>
            </w:pPr>
            <w:r>
              <w:t>Ohio</w:t>
            </w:r>
          </w:p>
        </w:tc>
        <w:tc>
          <w:tcPr>
            <w:tcW w:w="2013" w:type="dxa"/>
          </w:tcPr>
          <w:p w14:paraId="144CB279" w14:textId="77777777" w:rsidR="004A7321" w:rsidRDefault="00000000">
            <w:pPr>
              <w:jc w:val="center"/>
            </w:pPr>
            <w:r>
              <w:t>Two- and four-year</w:t>
            </w:r>
          </w:p>
        </w:tc>
        <w:tc>
          <w:tcPr>
            <w:tcW w:w="3145" w:type="dxa"/>
          </w:tcPr>
          <w:p w14:paraId="5D6792EA" w14:textId="77777777" w:rsidR="004A7321" w:rsidRDefault="00000000">
            <w:pPr>
              <w:jc w:val="center"/>
            </w:pPr>
            <w:r>
              <w:t>100%</w:t>
            </w:r>
          </w:p>
        </w:tc>
      </w:tr>
      <w:tr w:rsidR="004A7321" w14:paraId="2C106671" w14:textId="77777777">
        <w:tc>
          <w:tcPr>
            <w:tcW w:w="1857" w:type="dxa"/>
          </w:tcPr>
          <w:p w14:paraId="53811999" w14:textId="77777777" w:rsidR="004A7321" w:rsidRDefault="00000000">
            <w:pPr>
              <w:jc w:val="center"/>
            </w:pPr>
            <w:r>
              <w:t>Arkansas</w:t>
            </w:r>
          </w:p>
        </w:tc>
        <w:tc>
          <w:tcPr>
            <w:tcW w:w="2013" w:type="dxa"/>
          </w:tcPr>
          <w:p w14:paraId="1ABFE57D" w14:textId="77777777" w:rsidR="004A7321" w:rsidRDefault="00000000">
            <w:pPr>
              <w:jc w:val="center"/>
            </w:pPr>
            <w:r>
              <w:t>Two-year</w:t>
            </w:r>
          </w:p>
        </w:tc>
        <w:tc>
          <w:tcPr>
            <w:tcW w:w="3145" w:type="dxa"/>
          </w:tcPr>
          <w:p w14:paraId="4ED3BD42" w14:textId="77777777" w:rsidR="004A7321" w:rsidRDefault="00000000">
            <w:pPr>
              <w:jc w:val="center"/>
            </w:pPr>
            <w:r>
              <w:t>100%</w:t>
            </w:r>
          </w:p>
        </w:tc>
      </w:tr>
    </w:tbl>
    <w:p w14:paraId="0C36D23F" w14:textId="77777777" w:rsidR="004A732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2E2C8285" w14:textId="77777777" w:rsidR="004A7321" w:rsidRDefault="00000000">
      <w:pPr>
        <w:pStyle w:val="Heading2"/>
      </w:pPr>
      <w:bookmarkStart w:id="17" w:name="_7rs0ery0kmu8" w:colFirst="0" w:colLast="0"/>
      <w:bookmarkEnd w:id="17"/>
      <w:r>
        <w:t>Policymakers interested in outcomes-based funding often hold common goals.</w:t>
      </w:r>
    </w:p>
    <w:p w14:paraId="7C97F4AA" w14:textId="77777777" w:rsidR="004A7321" w:rsidRDefault="00000000">
      <w:r>
        <w:t xml:space="preserve">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w:t>
      </w:r>
      <w:commentRangeStart w:id="18"/>
      <w:del w:id="19" w:author="Claude" w:date="2026-01-29T23:02:00Z">
        <w:r>
          <w:delText>such as STEM</w:delText>
        </w:r>
      </w:del>
      <w:ins w:id="20" w:author="Claude" w:date="2026-01-29T23:02:00Z">
        <w:r>
          <w:t>such as science, technology, engineering, and mathematics (STEM)</w:t>
        </w:r>
      </w:ins>
      <w:commentRangeEnd w:id="18"/>
      <w:r>
        <w:commentReference w:id="18"/>
      </w:r>
      <w:r>
        <w:t>,</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6C92217B" w14:textId="77777777" w:rsidR="004A7321" w:rsidRDefault="004A7321"/>
    <w:p w14:paraId="3D1B51F6" w14:textId="77777777" w:rsidR="004A7321" w:rsidRDefault="00000000">
      <w:r>
        <w:t>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Pr>
          <w:vertAlign w:val="superscript"/>
        </w:rPr>
        <w:footnoteReference w:id="22"/>
      </w:r>
    </w:p>
    <w:p w14:paraId="5C2421F5" w14:textId="77777777" w:rsidR="004A7321" w:rsidRDefault="004A7321"/>
    <w:p w14:paraId="71379ACE" w14:textId="77777777" w:rsidR="004A732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7D3AB2C4" w14:textId="77777777" w:rsidR="004A7321" w:rsidRDefault="00000000">
      <w:pPr>
        <w:pStyle w:val="Heading2"/>
      </w:pPr>
      <w:bookmarkStart w:id="21" w:name="_3d8nr5p7hhpp" w:colFirst="0" w:colLast="0"/>
      <w:bookmarkEnd w:id="21"/>
      <w:r>
        <w:t>Evidence on the effectiveness of these models, however, remains mixed across different designs and implementations.</w:t>
      </w:r>
    </w:p>
    <w:p w14:paraId="4FE8F2A0" w14:textId="77777777" w:rsidR="004A7321"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36B0D3D8" w14:textId="77777777" w:rsidR="004A7321" w:rsidRDefault="004A7321"/>
    <w:p w14:paraId="38BBD8A4" w14:textId="77777777" w:rsidR="004A7321" w:rsidRDefault="00000000">
      <w: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w:t>
      </w:r>
      <w:commentRangeStart w:id="22"/>
      <w:del w:id="23" w:author="Claude" w:date="2026-01-29T23:02:00Z">
        <w:r>
          <w:delText>move the needle</w:delText>
        </w:r>
      </w:del>
      <w:ins w:id="24" w:author="Claude" w:date="2026-01-29T23:02:00Z">
        <w:r>
          <w:t>produce meaningful change</w:t>
        </w:r>
      </w:ins>
      <w:commentRangeEnd w:id="22"/>
      <w:r>
        <w:commentReference w:id="22"/>
      </w:r>
      <w:r>
        <w:t xml:space="preserve">. </w:t>
      </w:r>
    </w:p>
    <w:p w14:paraId="1972D6E2" w14:textId="77777777" w:rsidR="004A7321" w:rsidRDefault="004A7321"/>
    <w:p w14:paraId="65AA64A1" w14:textId="77777777" w:rsidR="004A7321" w:rsidRDefault="00000000">
      <w:r>
        <w:t>Another factor that affects the evidence pool is the wide variation in formula design. A study investigating just one outcome metric — certificate awards — found substantial variation in how states defined and used that metric for funding allocations.</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54E36E19" w14:textId="77777777" w:rsidR="004A7321" w:rsidRDefault="004A7321"/>
    <w:p w14:paraId="3403875B" w14:textId="77777777" w:rsidR="004A732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may serve as a strategy to push schools to increase their focus on student outcomes.</w:t>
      </w:r>
    </w:p>
    <w:p w14:paraId="066C7279" w14:textId="77777777" w:rsidR="004A7321" w:rsidRDefault="00000000">
      <w:pPr>
        <w:pStyle w:val="Heading2"/>
      </w:pPr>
      <w:bookmarkStart w:id="25" w:name="_e9sq4p4f8ixz" w:colFirst="0" w:colLast="0"/>
      <w:bookmarkEnd w:id="25"/>
      <w:r>
        <w:t>Outcomes-based funding may still play a key role for state policymakers in ensuring “returns” on public investments.</w:t>
      </w:r>
    </w:p>
    <w:tbl>
      <w:tblPr>
        <w:tblStyle w:val="8"/>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4A7321" w14:paraId="4C441D44" w14:textId="77777777">
        <w:trPr>
          <w:trHeight w:val="3189"/>
        </w:trPr>
        <w:tc>
          <w:tcPr>
            <w:tcW w:w="5250" w:type="dxa"/>
          </w:tcPr>
          <w:p w14:paraId="09703938" w14:textId="77777777" w:rsidR="004A7321" w:rsidRDefault="00000000">
            <w:commentRangeStart w:id="26"/>
            <w:del w:id="27" w:author="Claude" w:date="2026-01-29T23:02:00Z">
              <w:r>
                <w:delText>Sidebar: Outcomes-Based Funding</w:delText>
              </w:r>
            </w:del>
            <w:ins w:id="28" w:author="Claude" w:date="2026-01-29T23:02:00Z">
              <w:r>
                <w:t>Sidebar 2: Outcomes-Based Funding</w:t>
              </w:r>
            </w:ins>
            <w:commentRangeEnd w:id="26"/>
            <w:r>
              <w:commentReference w:id="26"/>
            </w:r>
            <w:r>
              <w:t xml:space="preserve"> as a Policy Tool</w:t>
            </w:r>
          </w:p>
          <w:p w14:paraId="314FC1BB" w14:textId="77777777" w:rsidR="004A732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5BC7F91A" w14:textId="77777777" w:rsidR="004A7321" w:rsidRDefault="004A7321"/>
          <w:p w14:paraId="21AC2FF1" w14:textId="77777777" w:rsidR="004A7321" w:rsidRDefault="00000000">
            <w:r>
              <w:t>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65B7EDB1" w14:textId="77777777" w:rsidR="004A7321" w:rsidRDefault="004A7321"/>
          <w:p w14:paraId="5C268188" w14:textId="77777777" w:rsidR="004A7321" w:rsidRDefault="00000000">
            <w:r>
              <w:t>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6C2391E4" w14:textId="77777777" w:rsidR="004A732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BA0D004" w14:textId="77777777" w:rsidR="004A7321" w:rsidRDefault="004A7321"/>
    <w:p w14:paraId="5358EA6A" w14:textId="77777777" w:rsidR="004A732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Pr>
          <w:vertAlign w:val="superscript"/>
        </w:rPr>
        <w:footnoteReference w:id="32"/>
      </w:r>
    </w:p>
    <w:p w14:paraId="1525D0DB" w14:textId="77777777" w:rsidR="004A7321" w:rsidRDefault="004A7321"/>
    <w:p w14:paraId="66CA2E0F" w14:textId="77777777" w:rsidR="004A732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 but they risk reinforcing a transactional view of higher education that ignores its broader civic and social purposes. Broader definitions capture the full range of returns but are harder to quantify and tie directly to funding.</w:t>
      </w:r>
    </w:p>
    <w:p w14:paraId="7555E0BE" w14:textId="77777777" w:rsidR="004A7321" w:rsidRDefault="004A7321"/>
    <w:p w14:paraId="7A9BDD6B" w14:textId="77777777" w:rsidR="004A732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488A5093" w14:textId="77777777" w:rsidR="004A7321" w:rsidRDefault="004A7321"/>
    <w:p w14:paraId="7D41F73B" w14:textId="77777777" w:rsidR="004A732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66B69ED9" w14:textId="77777777" w:rsidR="004A7321" w:rsidRDefault="00000000">
      <w:pPr>
        <w:pStyle w:val="Heading1"/>
      </w:pPr>
      <w:bookmarkStart w:id="29" w:name="_vhvc6ksq2ln" w:colFirst="0" w:colLast="0"/>
      <w:bookmarkEnd w:id="29"/>
      <w:r>
        <w:t>Design Considerations for Outcomes-Based Models</w:t>
      </w:r>
    </w:p>
    <w:p w14:paraId="06F8D3CF" w14:textId="77777777" w:rsidR="004A732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14:paraId="12E27209" w14:textId="77777777" w:rsidR="004A7321" w:rsidRDefault="00000000">
      <w:pPr>
        <w:pStyle w:val="Heading2"/>
      </w:pPr>
      <w:bookmarkStart w:id="30" w:name="_jminjuu2dhgw" w:colFirst="0" w:colLast="0"/>
      <w:bookmarkEnd w:id="30"/>
      <w:r>
        <w:t>Outcomes can span traditional metrics, state-specific priorities, and creative measures that reflect a fuller picture of higher education’s value.</w:t>
      </w:r>
    </w:p>
    <w:p w14:paraId="143D81D6" w14:textId="77777777" w:rsidR="004A7321" w:rsidRDefault="00000000">
      <w:r>
        <w:t xml:space="preserve">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w:t>
      </w:r>
      <w:commentRangeStart w:id="31"/>
      <w:del w:id="32" w:author="Claude" w:date="2026-01-29T23:02:00Z">
        <w:r>
          <w:delText>move the needle</w:delText>
        </w:r>
      </w:del>
      <w:ins w:id="33" w:author="Claude" w:date="2026-01-29T23:02:00Z">
        <w:r>
          <w:t>drive improvement</w:t>
        </w:r>
      </w:ins>
      <w:commentRangeEnd w:id="31"/>
      <w:r>
        <w:commentReference w:id="31"/>
      </w:r>
      <w:r>
        <w:t xml:space="preserve"> on any one outcome as institutions spread their efforts thin trying to satisfy competing demands.</w:t>
      </w:r>
    </w:p>
    <w:p w14:paraId="16AABBEC" w14:textId="77777777" w:rsidR="004A7321" w:rsidRDefault="004A7321"/>
    <w:tbl>
      <w:tblPr>
        <w:tblStyle w:val="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4D67D60E" w14:textId="77777777">
        <w:tc>
          <w:tcPr>
            <w:tcW w:w="10070" w:type="dxa"/>
            <w:shd w:val="clear" w:color="auto" w:fill="CCE4E7"/>
          </w:tcPr>
          <w:p w14:paraId="2EF803A8" w14:textId="77777777" w:rsidR="004A7321" w:rsidRDefault="00000000">
            <w:pPr>
              <w:rPr>
                <w:b/>
                <w:bCs/>
              </w:rPr>
            </w:pPr>
            <w:r>
              <w:rPr>
                <w:b/>
                <w:bCs/>
              </w:rPr>
              <w:t>Example: Texas's revamped two-year formula links funding directly to state policy goals by prioritizing high-value credentials.</w:t>
            </w:r>
          </w:p>
          <w:p w14:paraId="7BB12356" w14:textId="77777777" w:rsidR="004A7321" w:rsidRDefault="004A7321"/>
          <w:p w14:paraId="55A59C3E" w14:textId="77777777" w:rsidR="004A732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238BC7A1" w14:textId="77777777" w:rsidR="004A7321" w:rsidRDefault="004A7321"/>
    <w:p w14:paraId="44763E95" w14:textId="77777777" w:rsidR="004A7321" w:rsidRDefault="00000000">
      <w:r>
        <w:t>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074BC4D5" w14:textId="77777777" w:rsidR="004A7321" w:rsidRDefault="004A7321"/>
    <w:tbl>
      <w:tblPr>
        <w:tblStyle w:val="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18E859A8" w14:textId="77777777">
        <w:tc>
          <w:tcPr>
            <w:tcW w:w="10070" w:type="dxa"/>
            <w:shd w:val="clear" w:color="auto" w:fill="CCE4E7"/>
          </w:tcPr>
          <w:p w14:paraId="00CAC5AC" w14:textId="77777777" w:rsidR="004A7321" w:rsidRDefault="00000000">
            <w:pPr>
              <w:rPr>
                <w:b/>
                <w:bCs/>
              </w:rPr>
            </w:pPr>
            <w:commentRangeStart w:id="34"/>
            <w:r>
              <w:rPr>
                <w:b/>
                <w:bCs/>
              </w:rPr>
              <w:t>Example: Indiana’s revised funding model for both two- and four-year institutions recognizes disparate declines in outcomes for low-income and adult students.</w:t>
            </w:r>
            <w:commentRangeEnd w:id="34"/>
            <w:r>
              <w:commentReference w:id="34"/>
            </w:r>
          </w:p>
          <w:p w14:paraId="7E0E03FD" w14:textId="77777777" w:rsidR="004A7321" w:rsidRDefault="004A7321"/>
          <w:p w14:paraId="7ABBFD10" w14:textId="77777777" w:rsidR="004A7321" w:rsidRDefault="00000000">
            <w:commentRangeStart w:id="35"/>
            <w:r>
              <w:t>Data from Indiana shows that low-income and adult (25+) students have experienced larger declines in enrollment and completion than their comparison groups.</w:t>
            </w:r>
            <w:commentRangeEnd w:id="35"/>
            <w:r>
              <w:commentReference w:id="35"/>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24C44BD6" w14:textId="77777777" w:rsidR="004A7321" w:rsidRDefault="004A7321"/>
    <w:p w14:paraId="199E275D" w14:textId="77777777" w:rsidR="004A732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be included to achieve those results. Institutions facing enrollment declines or changing demographics that affect other portions of their funding thus can still earn state funding for delivering high-quality programs.</w:t>
      </w:r>
    </w:p>
    <w:p w14:paraId="6358CD5C" w14:textId="77777777" w:rsidR="004A7321" w:rsidRDefault="004A7321"/>
    <w:tbl>
      <w:tblPr>
        <w:tblStyle w:val="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59278FF8" w14:textId="77777777">
        <w:tc>
          <w:tcPr>
            <w:tcW w:w="10070" w:type="dxa"/>
            <w:shd w:val="clear" w:color="auto" w:fill="CCE4E7"/>
          </w:tcPr>
          <w:p w14:paraId="60CB3390" w14:textId="77777777" w:rsidR="004A7321" w:rsidRDefault="00000000">
            <w:pPr>
              <w:rPr>
                <w:b/>
                <w:bCs/>
              </w:rPr>
            </w:pPr>
            <w:r>
              <w:rPr>
                <w:b/>
                <w:bCs/>
              </w:rPr>
              <w:t>Example: Tennessee's two- and four-year funding formulas reward institutions for high-quality programming in addition to student outcomes.</w:t>
            </w:r>
          </w:p>
          <w:p w14:paraId="6E85FFCA" w14:textId="77777777" w:rsidR="004A7321" w:rsidRDefault="004A7321"/>
          <w:p w14:paraId="25B2D87A" w14:textId="77777777" w:rsidR="004A732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5DCAFA27" w14:textId="77777777" w:rsidR="004A7321" w:rsidRDefault="004A7321"/>
    <w:p w14:paraId="4EEB9AEF" w14:textId="77777777" w:rsidR="004A732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FA3AAD3" w14:textId="77777777" w:rsidR="004A7321" w:rsidRDefault="004A7321"/>
    <w:p w14:paraId="04DD3EFE" w14:textId="77777777" w:rsidR="004A732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36C63DB0" w14:textId="77777777" w:rsidR="004A7321" w:rsidRDefault="004A7321"/>
    <w:tbl>
      <w:tblPr>
        <w:tblStyle w:val="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0CBB520B" w14:textId="77777777">
        <w:tc>
          <w:tcPr>
            <w:tcW w:w="10070" w:type="dxa"/>
            <w:shd w:val="clear" w:color="auto" w:fill="CCE4E7"/>
          </w:tcPr>
          <w:p w14:paraId="6E39513E" w14:textId="77777777" w:rsidR="004A7321" w:rsidRDefault="00000000">
            <w:pPr>
              <w:rPr>
                <w:b/>
                <w:bCs/>
              </w:rPr>
            </w:pPr>
            <w:r>
              <w:t xml:space="preserve">Example: Michigan’s two-year funding formula </w:t>
            </w:r>
            <w:commentRangeStart w:id="36"/>
            <w:del w:id="37" w:author="Claude" w:date="2026-01-29T23:02:00Z">
              <w:r>
                <w:delText>offers an example of a creative metric measuring</w:delText>
              </w:r>
            </w:del>
            <w:ins w:id="38" w:author="Claude" w:date="2026-01-29T23:02:00Z">
              <w:r>
                <w:t>includes a creative metric measuring</w:t>
              </w:r>
            </w:ins>
            <w:commentRangeEnd w:id="36"/>
            <w:r>
              <w:commentReference w:id="36"/>
            </w:r>
            <w:r>
              <w:t xml:space="preserve"> how institutions contribute to their local communities.</w:t>
            </w:r>
          </w:p>
          <w:p w14:paraId="27EE9C3B" w14:textId="77777777" w:rsidR="004A7321" w:rsidRDefault="004A7321"/>
          <w:p w14:paraId="07EC3BB5" w14:textId="77777777" w:rsidR="004A732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ins w:id="39" w:author="Marisa Mission" w:date="2026-01-15T17:00:00Z">
              <w:r>
                <w:t>business and industry</w:t>
              </w:r>
            </w:ins>
            <w:del w:id="40" w:author="Marisa Mission" w:date="2026-01-15T17:00:00Z">
              <w:r>
                <w:delText>business/industry</w:delText>
              </w:r>
            </w:del>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094727D2" w14:textId="77777777" w:rsidR="004A7321" w:rsidRDefault="004A7321"/>
    <w:p w14:paraId="09CF6322" w14:textId="77777777" w:rsidR="004A7321" w:rsidRDefault="00000000">
      <w:r>
        <w:t>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don't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14:paraId="741AB989" w14:textId="77777777" w:rsidR="004A7321" w:rsidRDefault="00000000">
      <w:pPr>
        <w:pStyle w:val="Heading2"/>
      </w:pPr>
      <w:bookmarkStart w:id="41" w:name="_qn8y1kl7svwr" w:colFirst="0" w:colLast="0"/>
      <w:bookmarkEnd w:id="41"/>
      <w:r>
        <w:t>Different ways of calculating and distributing funding can also shape institutional behavior.</w:t>
      </w:r>
    </w:p>
    <w:p w14:paraId="404CA0B9" w14:textId="77777777" w:rsidR="004A7321" w:rsidRDefault="00000000">
      <w:r>
        <w:t>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Pr>
          <w:vertAlign w:val="superscript"/>
        </w:rPr>
        <w:footnoteReference w:id="49"/>
      </w:r>
    </w:p>
    <w:p w14:paraId="56BEBEE2" w14:textId="77777777" w:rsidR="004A7321" w:rsidRDefault="004A7321"/>
    <w:p w14:paraId="6EADD098" w14:textId="77777777" w:rsidR="004A732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1D285806" w14:textId="77777777" w:rsidR="004A7321" w:rsidRDefault="004A7321"/>
    <w:tbl>
      <w:tblPr>
        <w:tblStyle w:val="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25432D07" w14:textId="77777777">
        <w:tc>
          <w:tcPr>
            <w:tcW w:w="10070" w:type="dxa"/>
            <w:shd w:val="clear" w:color="auto" w:fill="CCE4E7"/>
          </w:tcPr>
          <w:p w14:paraId="2FC59AF3" w14:textId="77777777" w:rsidR="004A732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4AD61BAB" w14:textId="77777777" w:rsidR="004A7321" w:rsidRDefault="004A7321"/>
          <w:p w14:paraId="12F03C3A" w14:textId="77777777" w:rsidR="004A732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1D23229D" w14:textId="77777777" w:rsidR="004A7321" w:rsidRDefault="004A7321"/>
    <w:p w14:paraId="67F395EF" w14:textId="77777777" w:rsidR="004A7321"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06CBD4CF" w14:textId="77777777" w:rsidR="004A7321" w:rsidRDefault="004A7321"/>
    <w:tbl>
      <w:tblPr>
        <w:tblStyle w:val="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5A699EB1" w14:textId="77777777">
        <w:tc>
          <w:tcPr>
            <w:tcW w:w="10070" w:type="dxa"/>
            <w:shd w:val="clear" w:color="auto" w:fill="CCE4E7"/>
          </w:tcPr>
          <w:p w14:paraId="54AFBAA7" w14:textId="77777777" w:rsidR="004A7321" w:rsidRDefault="00000000">
            <w:pPr>
              <w:rPr>
                <w:b/>
                <w:bCs/>
              </w:rPr>
            </w:pPr>
            <w:r>
              <w:rPr>
                <w:b/>
                <w:bCs/>
              </w:rPr>
              <w:t>Example: The four-year formulas in Kentucky and Colorado offer a juxtaposition of two different approaches to distributing funding.</w:t>
            </w:r>
          </w:p>
          <w:p w14:paraId="74986E02" w14:textId="77777777" w:rsidR="004A7321" w:rsidRDefault="004A7321"/>
          <w:p w14:paraId="16C13EA9" w14:textId="77777777" w:rsidR="004A732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0E8D9D82" w14:textId="77777777" w:rsidR="004A7321" w:rsidRDefault="004A7321"/>
          <w:p w14:paraId="69E03BF9" w14:textId="77777777" w:rsidR="004A732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20F9C0F9" w14:textId="77777777" w:rsidR="004A7321" w:rsidRDefault="00000000">
      <w:pPr>
        <w:pStyle w:val="Heading2"/>
      </w:pPr>
      <w:bookmarkStart w:id="42" w:name="_k8ywciobpbm8" w:colFirst="0" w:colLast="0"/>
      <w:bookmarkEnd w:id="42"/>
      <w:r>
        <w:lastRenderedPageBreak/>
        <w:t>Considering practical implementation strategies is crucial for mitigating risks and facilitating success.</w:t>
      </w:r>
    </w:p>
    <w:p w14:paraId="286CCDAD" w14:textId="77777777" w:rsidR="004A732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711B28AE" w14:textId="77777777" w:rsidR="004A7321" w:rsidRDefault="004A7321"/>
    <w:p w14:paraId="39F49C50" w14:textId="77777777" w:rsidR="004A7321"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Pr>
          <w:vertAlign w:val="superscript"/>
        </w:rPr>
        <w:footnoteReference w:id="55"/>
      </w:r>
    </w:p>
    <w:p w14:paraId="781D81B3" w14:textId="77777777" w:rsidR="004A7321" w:rsidRDefault="004A7321"/>
    <w:tbl>
      <w:tblPr>
        <w:tblStyle w:val="1"/>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A7321" w14:paraId="1E69A863" w14:textId="77777777">
        <w:tc>
          <w:tcPr>
            <w:tcW w:w="10070" w:type="dxa"/>
            <w:shd w:val="clear" w:color="auto" w:fill="CCE4E7"/>
          </w:tcPr>
          <w:p w14:paraId="1F05ABA9" w14:textId="77777777" w:rsidR="004A7321" w:rsidRDefault="00000000">
            <w:pPr>
              <w:rPr>
                <w:b/>
                <w:bCs/>
              </w:rPr>
            </w:pPr>
            <w:r>
              <w:rPr>
                <w:b/>
                <w:bCs/>
              </w:rPr>
              <w:t>Example: Oregon’s recent redesign of its community college funding formula included an extended implementation timeline for stability as well as established review cycles.</w:t>
            </w:r>
          </w:p>
          <w:p w14:paraId="379740FF" w14:textId="77777777" w:rsidR="004A7321" w:rsidRDefault="004A7321"/>
          <w:p w14:paraId="40A53EDE" w14:textId="77777777" w:rsidR="004A7321" w:rsidRDefault="00000000">
            <w:commentRangeStart w:id="43"/>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commentRangeEnd w:id="43"/>
            <w:r>
              <w:commentReference w:id="43"/>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566D9A5B" w14:textId="77777777" w:rsidR="004A7321" w:rsidRDefault="004A7321">
      <w:pPr>
        <w:pBdr>
          <w:bottom w:val="single" w:sz="4" w:space="1" w:color="000000"/>
        </w:pBdr>
      </w:pPr>
    </w:p>
    <w:p w14:paraId="45C77E55" w14:textId="77777777" w:rsidR="004A7321" w:rsidRDefault="004A7321">
      <w:pPr>
        <w:pBdr>
          <w:bottom w:val="single" w:sz="4" w:space="1" w:color="000000"/>
        </w:pBdr>
      </w:pPr>
    </w:p>
    <w:p w14:paraId="11466497" w14:textId="77777777" w:rsidR="004A7321" w:rsidRDefault="00000000">
      <w:pPr>
        <w:pStyle w:val="Heading2"/>
      </w:pPr>
      <w:bookmarkStart w:id="44" w:name="_370dcquczn93" w:colFirst="0" w:colLast="0"/>
      <w:bookmarkEnd w:id="44"/>
      <w:r>
        <w:t>Questions to Consider</w:t>
      </w:r>
    </w:p>
    <w:p w14:paraId="548DA2EF" w14:textId="77777777" w:rsidR="004A7321" w:rsidRDefault="00000000">
      <w:r>
        <w:t>As states contemplate whether to adopt or revise outcomes-based funding models, several questions can help guide discussion and decision-making:</w:t>
      </w:r>
    </w:p>
    <w:p w14:paraId="58B09FDC" w14:textId="77777777" w:rsidR="004A7321" w:rsidRDefault="004A7321"/>
    <w:p w14:paraId="0AF1B07D" w14:textId="77777777" w:rsidR="004A732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50C5EA8" w14:textId="77777777" w:rsidR="004A7321" w:rsidRDefault="004A7321">
      <w:pPr>
        <w:rPr>
          <w:b/>
          <w:bCs/>
        </w:rPr>
      </w:pPr>
    </w:p>
    <w:p w14:paraId="76985C86" w14:textId="77777777" w:rsidR="004A732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4E226682" w14:textId="77777777" w:rsidR="004A7321" w:rsidRDefault="004A7321">
      <w:pPr>
        <w:rPr>
          <w:b/>
          <w:bCs/>
        </w:rPr>
      </w:pPr>
    </w:p>
    <w:p w14:paraId="18C35D60" w14:textId="77777777" w:rsidR="004A7321" w:rsidRDefault="00000000">
      <w:r>
        <w:rPr>
          <w:b/>
          <w:bCs/>
        </w:rPr>
        <w:lastRenderedPageBreak/>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19E1DEAE" w14:textId="77777777" w:rsidR="004A7321" w:rsidRDefault="004A7321">
      <w:pPr>
        <w:rPr>
          <w:b/>
          <w:bCs/>
        </w:rPr>
      </w:pPr>
    </w:p>
    <w:p w14:paraId="09287289" w14:textId="77777777" w:rsidR="004A732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6FBEA385" w14:textId="77777777" w:rsidR="004A7321" w:rsidRDefault="004A7321"/>
    <w:p w14:paraId="7F941688" w14:textId="77777777" w:rsidR="004A732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F314AED" w14:textId="77777777" w:rsidR="004A7321" w:rsidRDefault="004A7321">
      <w:pPr>
        <w:rPr>
          <w:b/>
          <w:bCs/>
        </w:rPr>
      </w:pPr>
    </w:p>
    <w:p w14:paraId="5114591D" w14:textId="77777777" w:rsidR="004A732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4AB807C" w14:textId="77777777" w:rsidR="004A7321" w:rsidRDefault="004A7321"/>
    <w:p w14:paraId="126CCB73" w14:textId="77777777" w:rsidR="004A7321" w:rsidRDefault="00000000">
      <w:r>
        <w:t>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72C5A94E" w14:textId="77777777" w:rsidR="004A7321" w:rsidRDefault="00000000">
      <w:pPr>
        <w:pStyle w:val="Heading1"/>
      </w:pPr>
      <w:bookmarkStart w:id="45" w:name="_c8axqseu0fp" w:colFirst="0" w:colLast="0"/>
      <w:bookmarkEnd w:id="45"/>
      <w:r>
        <w:t>Conclusion</w:t>
      </w:r>
    </w:p>
    <w:p w14:paraId="23FD0DD3" w14:textId="77777777" w:rsidR="004A732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3E080E20" w14:textId="77777777" w:rsidR="004A7321" w:rsidRDefault="004A7321"/>
    <w:p w14:paraId="5612BD7C" w14:textId="77777777" w:rsidR="004A732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14:paraId="27FC326A" w14:textId="77777777" w:rsidR="004A7321" w:rsidRDefault="004A7321"/>
    <w:p w14:paraId="1126C35C" w14:textId="77777777" w:rsidR="004A7321" w:rsidRDefault="00000000">
      <w:pPr>
        <w:rPr>
          <w:b/>
          <w:bCs/>
          <w:color w:val="000000"/>
          <w:sz w:val="44"/>
          <w:szCs w:val="44"/>
        </w:rPr>
      </w:pPr>
      <w:r>
        <w:br w:type="page"/>
      </w:r>
    </w:p>
    <w:p w14:paraId="17215267" w14:textId="77777777" w:rsidR="004A7321" w:rsidRDefault="00000000">
      <w:pPr>
        <w:pStyle w:val="Heading1"/>
      </w:pPr>
      <w:bookmarkStart w:id="46" w:name="_gg1iy1tli5es" w:colFirst="0" w:colLast="0"/>
      <w:bookmarkEnd w:id="46"/>
      <w:r>
        <w:lastRenderedPageBreak/>
        <w:t>Acknowledgments</w:t>
      </w:r>
    </w:p>
    <w:p w14:paraId="7462F2CF" w14:textId="77777777" w:rsidR="004A732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1309F4A6" w14:textId="77777777" w:rsidR="004A7321" w:rsidRDefault="004A7321"/>
    <w:p w14:paraId="7FFB4B1C" w14:textId="77777777" w:rsidR="004A732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667D63F6" w14:textId="77777777" w:rsidR="004A7321" w:rsidRDefault="004A7321"/>
    <w:p w14:paraId="7370B8B1" w14:textId="77777777" w:rsidR="004A7321" w:rsidRDefault="00000000">
      <w:r>
        <w:t xml:space="preserve">The contributions of these individuals and entities significantly enhanced our work; however, any errors in fact or analysis remain the responsibility of the authors. </w:t>
      </w:r>
    </w:p>
    <w:p w14:paraId="466A66D2" w14:textId="77777777" w:rsidR="004A7321" w:rsidRDefault="004A7321"/>
    <w:p w14:paraId="7AF75E2D" w14:textId="77777777" w:rsidR="004A7321" w:rsidRDefault="00000000">
      <w:pPr>
        <w:pStyle w:val="Heading1"/>
      </w:pPr>
      <w:bookmarkStart w:id="47" w:name="_opf5zg31qk6s" w:colFirst="0" w:colLast="0"/>
      <w:bookmarkEnd w:id="47"/>
      <w:r>
        <w:t>About the Authors</w:t>
      </w:r>
    </w:p>
    <w:p w14:paraId="7EE4E705" w14:textId="77777777" w:rsidR="004A7321" w:rsidRDefault="00000000">
      <w:pPr>
        <w:rPr>
          <w:b/>
          <w:bCs/>
        </w:rPr>
      </w:pPr>
      <w:r>
        <w:rPr>
          <w:b/>
          <w:bCs/>
        </w:rPr>
        <w:t>MARISA MISSION</w:t>
      </w:r>
    </w:p>
    <w:p w14:paraId="2E7FA2A1" w14:textId="77777777" w:rsidR="004A7321" w:rsidRDefault="00000000">
      <w:r>
        <w:t>Marisa Mission is a senior analyst at Bellwether. She can be reached at marisa.mission@bellwether.org. </w:t>
      </w:r>
    </w:p>
    <w:p w14:paraId="718EBF0C" w14:textId="77777777" w:rsidR="004A7321" w:rsidRDefault="004A7321"/>
    <w:p w14:paraId="0C4410EB" w14:textId="77777777" w:rsidR="004A7321" w:rsidRDefault="00000000">
      <w:pPr>
        <w:rPr>
          <w:b/>
          <w:bCs/>
        </w:rPr>
      </w:pPr>
      <w:r>
        <w:rPr>
          <w:b/>
          <w:bCs/>
        </w:rPr>
        <w:t>HAILLY T.N. KORMAN</w:t>
      </w:r>
    </w:p>
    <w:p w14:paraId="2A49CDE1" w14:textId="77777777" w:rsidR="004A7321" w:rsidRDefault="00000000">
      <w:r>
        <w:t>Hailly T.N. Korman is a senior associate partner at Bellwether. She can be reached at hailly.korman@bellwether.org.</w:t>
      </w:r>
    </w:p>
    <w:p w14:paraId="6C6C07A7" w14:textId="77777777" w:rsidR="004A7321" w:rsidRDefault="004A7321"/>
    <w:p w14:paraId="076E867C" w14:textId="77777777" w:rsidR="004A7321" w:rsidRDefault="00000000">
      <w:pPr>
        <w:rPr>
          <w:b/>
          <w:bCs/>
        </w:rPr>
      </w:pPr>
      <w:r>
        <w:rPr>
          <w:b/>
          <w:bCs/>
        </w:rPr>
        <w:t>NICK LEE</w:t>
      </w:r>
    </w:p>
    <w:p w14:paraId="3629FD6B" w14:textId="77777777" w:rsidR="004A7321" w:rsidRDefault="00000000">
      <w:r>
        <w:t>Nick Lee is a senior partner at Bellwether. He can be reached at nick.lee@bellwether.org.</w:t>
      </w:r>
    </w:p>
    <w:p w14:paraId="03EBB875" w14:textId="77777777" w:rsidR="004A7321" w:rsidRDefault="004A7321"/>
    <w:p w14:paraId="05101808" w14:textId="77777777" w:rsidR="004A7321" w:rsidRDefault="00000000">
      <w:pPr>
        <w:rPr>
          <w:b/>
          <w:bCs/>
        </w:rPr>
      </w:pPr>
      <w:r>
        <w:rPr>
          <w:b/>
          <w:bCs/>
        </w:rPr>
        <w:t>COLLEEN CAMPBELL</w:t>
      </w:r>
    </w:p>
    <w:p w14:paraId="55768EDF" w14:textId="77777777" w:rsidR="004A7321" w:rsidRDefault="00000000">
      <w:r>
        <w:t>Colleen Campbell is a senior associate partner at Bellwether. She can be reached at colleen.campbell@bellwether.org.</w:t>
      </w:r>
    </w:p>
    <w:p w14:paraId="4053E20B" w14:textId="77777777" w:rsidR="004A7321" w:rsidRDefault="00000000">
      <w:r>
        <w:br w:type="page"/>
      </w:r>
    </w:p>
    <w:p w14:paraId="6D13A273" w14:textId="77777777" w:rsidR="004A7321" w:rsidRDefault="00000000">
      <w:pPr>
        <w:pStyle w:val="Heading1"/>
      </w:pPr>
      <w:bookmarkStart w:id="48" w:name="_ft0h7mg1yi13" w:colFirst="0" w:colLast="0"/>
      <w:bookmarkEnd w:id="48"/>
      <w:r>
        <w:lastRenderedPageBreak/>
        <w:t>About Bellwether</w:t>
      </w:r>
    </w:p>
    <w:p w14:paraId="254C098B" w14:textId="77777777" w:rsidR="004A732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7116E565" w14:textId="77777777" w:rsidR="004A7321" w:rsidRDefault="004A7321"/>
    <w:p w14:paraId="166B53F9" w14:textId="77777777" w:rsidR="004A7321" w:rsidRDefault="004A7321"/>
    <w:p w14:paraId="2E8129BC" w14:textId="77777777" w:rsidR="004A7321" w:rsidRDefault="00000000">
      <w:pPr>
        <w:pStyle w:val="Heading1"/>
      </w:pPr>
      <w:bookmarkStart w:id="49" w:name="_zeq5oytcrsz7" w:colFirst="0" w:colLast="0"/>
      <w:bookmarkEnd w:id="49"/>
      <w:r>
        <w:t>Creative Commons</w:t>
      </w:r>
    </w:p>
    <w:p w14:paraId="2C2AE691" w14:textId="77777777" w:rsidR="004A7321" w:rsidRDefault="00000000">
      <w:pPr>
        <w:rPr>
          <w:b/>
          <w:bCs/>
        </w:rPr>
      </w:pPr>
      <w:r>
        <w:rPr>
          <w:b/>
          <w:bCs/>
        </w:rPr>
        <w:t>© 2026 Bellwether</w:t>
      </w:r>
    </w:p>
    <w:p w14:paraId="04DC1748" w14:textId="77777777" w:rsidR="004A732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0A75C707" w14:textId="77777777" w:rsidR="004A732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63610EEA" w14:textId="77777777" w:rsidR="004A7321" w:rsidRDefault="00000000">
      <w:r>
        <w:rPr>
          <w:b/>
          <w:bCs/>
        </w:rPr>
        <w:t>Share Alike.</w:t>
      </w:r>
      <w:r>
        <w:t xml:space="preserve"> If you alter, transform, or build upon this work, you may distribute the resulting work only under a license identical to this one.</w:t>
      </w:r>
      <w:r>
        <w:br/>
      </w:r>
    </w:p>
    <w:p w14:paraId="1D8609C4" w14:textId="77777777" w:rsidR="004A7321" w:rsidRDefault="00000000">
      <w:r>
        <w:t>For the full legal code of this Creative Commons license, please visit www.creativecommons.org. If you have any questions about citing or reusing Bellwether content, please contact us.</w:t>
      </w:r>
    </w:p>
    <w:p w14:paraId="3A31671D" w14:textId="77777777" w:rsidR="004A7321" w:rsidRDefault="00000000">
      <w:r>
        <w:br w:type="page"/>
      </w:r>
    </w:p>
    <w:p w14:paraId="144DA53F" w14:textId="77777777" w:rsidR="004A7321" w:rsidRDefault="00000000">
      <w:pPr>
        <w:pStyle w:val="Heading1"/>
      </w:pPr>
      <w:bookmarkStart w:id="50" w:name="_5e6i9oaq5gna" w:colFirst="0" w:colLast="0"/>
      <w:bookmarkEnd w:id="50"/>
      <w:r>
        <w:lastRenderedPageBreak/>
        <w:t>Endnotes</w:t>
      </w:r>
    </w:p>
    <w:sectPr w:rsidR="004A732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356D106E" w14:textId="77777777" w:rsidR="004A7321"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Working Title</w:t>
      </w:r>
    </w:p>
  </w:comment>
  <w:comment w:id="3" w:author="Claude" w:date="2026-01-29T23:02:00Z" w:initials="C">
    <w:p w14:paraId="341C1325" w14:textId="77777777" w:rsidR="004A7321" w:rsidRDefault="00000000">
      <w:r>
        <w:annotationRef/>
      </w:r>
      <w:r>
        <w:rPr>
          <w:color w:val="000000"/>
        </w:rPr>
        <w:t>FLAG: Draft marker text—remove before publication.</w:t>
      </w:r>
    </w:p>
  </w:comment>
  <w:comment w:id="4" w:author="Amber Walker" w:date="2025-11-17T16:57:00Z" w:initials="">
    <w:p w14:paraId="3417525A" w14:textId="77777777" w:rsidR="004A7321"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INTERNAL TEAM: Please refrain from making additional updates to this document until we get it back from Super Copy Editors. Thank you.</w:t>
      </w:r>
    </w:p>
  </w:comment>
  <w:comment w:id="5" w:author="Marisa Mission" w:date="2026-01-15T16:07:00Z" w:initials="">
    <w:p w14:paraId="7DBF0D59" w14:textId="77777777" w:rsidR="004A7321"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Capitalization: AP Style for report titles - prepositions of 3 letters or fewer should be lowercase. (recommended)</w:t>
      </w:r>
    </w:p>
  </w:comment>
  <w:comment w:id="12" w:author="Claude" w:date="2026-01-29T23:02:00Z" w:initials="C">
    <w:p w14:paraId="25701A8D" w14:textId="77777777" w:rsidR="004A7321" w:rsidRDefault="00000000">
      <w:r>
        <w:annotationRef/>
      </w:r>
      <w:r>
        <w:rPr>
          <w:color w:val="000000"/>
        </w:rPr>
        <w:t>Style: 'Extant' is overly formal; Bellwether tone prefers accessible language.</w:t>
      </w:r>
    </w:p>
  </w:comment>
  <w:comment w:id="18" w:author="Claude" w:date="2026-01-29T23:02:00Z" w:initials="C">
    <w:p w14:paraId="58B7596E" w14:textId="77777777" w:rsidR="004A7321" w:rsidRDefault="00000000">
      <w:r>
        <w:annotationRef/>
      </w:r>
      <w:r>
        <w:rPr>
          <w:color w:val="000000"/>
        </w:rPr>
        <w:t>Style: Define acronyms on first use.</w:t>
      </w:r>
    </w:p>
  </w:comment>
  <w:comment w:id="22" w:author="Claude" w:date="2026-01-29T23:02:00Z" w:initials="C">
    <w:p w14:paraId="0CEEB25F" w14:textId="77777777" w:rsidR="004A7321" w:rsidRDefault="00000000">
      <w:r>
        <w:annotationRef/>
      </w:r>
      <w:r>
        <w:rPr>
          <w:color w:val="000000"/>
        </w:rPr>
        <w:t>Style: 'Move the needle' is jargon; Bellwether style prefers plain language.</w:t>
      </w:r>
    </w:p>
  </w:comment>
  <w:comment w:id="26" w:author="Claude" w:date="2026-01-29T23:02:00Z" w:initials="C">
    <w:p w14:paraId="3C3D9F15" w14:textId="77777777" w:rsidR="004A7321" w:rsidRDefault="00000000">
      <w:r>
        <w:annotationRef/>
      </w:r>
      <w:r>
        <w:rPr>
          <w:color w:val="000000"/>
        </w:rPr>
        <w:t>Formatting: Sequential numbering—Sidebar 1 appears earlier (para 52).</w:t>
      </w:r>
    </w:p>
  </w:comment>
  <w:comment w:id="31" w:author="Claude" w:date="2026-01-29T23:02:00Z" w:initials="C">
    <w:p w14:paraId="230CC7CA" w14:textId="77777777" w:rsidR="004A7321" w:rsidRDefault="00000000">
      <w:r>
        <w:annotationRef/>
      </w:r>
      <w:r>
        <w:rPr>
          <w:color w:val="000000"/>
        </w:rPr>
        <w:t>Style: Jargon (second instance).</w:t>
      </w:r>
    </w:p>
  </w:comment>
  <w:comment w:id="34" w:author="Claude" w:date="2026-01-29T23:02:00Z" w:initials="C">
    <w:p w14:paraId="3C595E16" w14:textId="77777777" w:rsidR="004A7321" w:rsidRDefault="00000000">
      <w:r>
        <w:annotationRef/>
      </w:r>
      <w:r>
        <w:rPr>
          <w:color w:val="000000"/>
        </w:rPr>
        <w:t>FLAG: Deficit-based language. Consider 'students from low-income households and adult students' per inclusive language guidelines.</w:t>
      </w:r>
    </w:p>
  </w:comment>
  <w:comment w:id="35" w:author="Claude" w:date="2026-01-29T23:02:00Z" w:initials="C">
    <w:p w14:paraId="4B7B3354" w14:textId="77777777" w:rsidR="004A7321" w:rsidRDefault="00000000">
      <w:r>
        <w:annotationRef/>
      </w:r>
      <w:r>
        <w:rPr>
          <w:color w:val="000000"/>
        </w:rPr>
        <w:t>FLAG: Deficit-based language. Consider 'students from low-income households and adult (25+) students.'</w:t>
      </w:r>
    </w:p>
  </w:comment>
  <w:comment w:id="36" w:author="Claude" w:date="2026-01-29T23:02:00Z" w:initials="C">
    <w:p w14:paraId="506D0657" w14:textId="77777777" w:rsidR="004A7321" w:rsidRDefault="00000000">
      <w:r>
        <w:annotationRef/>
      </w:r>
      <w:r>
        <w:rPr>
          <w:color w:val="000000"/>
        </w:rPr>
        <w:t>Clarity: 'Offers an example' is redundant since sentence begins with 'Example:'</w:t>
      </w:r>
    </w:p>
  </w:comment>
  <w:comment w:id="43" w:author="Claude" w:date="2026-01-29T23:02:00Z" w:initials="C">
    <w:p w14:paraId="019915DF" w14:textId="77777777" w:rsidR="004A7321" w:rsidRDefault="00000000">
      <w:r>
        <w:annotationRef/>
      </w:r>
      <w:r>
        <w:rPr>
          <w:color w:val="000000"/>
        </w:rPr>
        <w:t>FLAG: Deficit-based language. Consider 'learners from low-income households, adult learners, career and technical education students, and underrepresented learners.'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D106E" w15:done="0"/>
  <w15:commentEx w15:paraId="341C1325" w15:done="0"/>
  <w15:commentEx w15:paraId="3417525A" w15:done="0"/>
  <w15:commentEx w15:paraId="7DBF0D59" w15:done="0"/>
  <w15:commentEx w15:paraId="25701A8D" w15:done="0"/>
  <w15:commentEx w15:paraId="58B7596E" w15:done="0"/>
  <w15:commentEx w15:paraId="0CEEB25F" w15:done="0"/>
  <w15:commentEx w15:paraId="3C3D9F15" w15:done="0"/>
  <w15:commentEx w15:paraId="230CC7CA" w15:done="0"/>
  <w15:commentEx w15:paraId="3C595E16" w15:done="0"/>
  <w15:commentEx w15:paraId="4B7B3354" w15:done="0"/>
  <w15:commentEx w15:paraId="506D0657" w15:done="0"/>
  <w15:commentEx w15:paraId="019915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D106E" w16cid:durableId="02A17915"/>
  <w16cid:commentId w16cid:paraId="341C1325" w16cid:durableId="0D80C9D4"/>
  <w16cid:commentId w16cid:paraId="3417525A" w16cid:durableId="39E6DDAB"/>
  <w16cid:commentId w16cid:paraId="7DBF0D59" w16cid:durableId="1DBC3817"/>
  <w16cid:commentId w16cid:paraId="25701A8D" w16cid:durableId="3064EC7C"/>
  <w16cid:commentId w16cid:paraId="58B7596E" w16cid:durableId="38BACB27"/>
  <w16cid:commentId w16cid:paraId="0CEEB25F" w16cid:durableId="37BB6687"/>
  <w16cid:commentId w16cid:paraId="3C3D9F15" w16cid:durableId="46273A91"/>
  <w16cid:commentId w16cid:paraId="230CC7CA" w16cid:durableId="3BBA8C75"/>
  <w16cid:commentId w16cid:paraId="3C595E16" w16cid:durableId="3BF148AB"/>
  <w16cid:commentId w16cid:paraId="4B7B3354" w16cid:durableId="0F0BA8A0"/>
  <w16cid:commentId w16cid:paraId="506D0657" w16cid:durableId="37D36CFE"/>
  <w16cid:commentId w16cid:paraId="019915DF" w16cid:durableId="656A3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7960" w14:textId="77777777" w:rsidR="005074C7" w:rsidRDefault="005074C7">
      <w:pPr>
        <w:spacing w:line="240" w:lineRule="auto"/>
      </w:pPr>
      <w:r>
        <w:separator/>
      </w:r>
    </w:p>
  </w:endnote>
  <w:endnote w:type="continuationSeparator" w:id="0">
    <w:p w14:paraId="6F3ACBDF" w14:textId="77777777" w:rsidR="005074C7" w:rsidRDefault="005074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24A855-6B31-8D47-812B-6B43852ADD68}"/>
  </w:font>
  <w:font w:name="Courier New">
    <w:panose1 w:val="02070309020205020404"/>
    <w:charset w:val="00"/>
    <w:family w:val="modern"/>
    <w:pitch w:val="fixed"/>
    <w:sig w:usb0="E0002AFF" w:usb1="C0007843" w:usb2="00000009" w:usb3="00000000" w:csb0="000001FF" w:csb1="00000000"/>
    <w:embedRegular r:id="rId2" w:fontKey="{4307A3AF-6B0B-A743-ABBA-7D469AB3A83C}"/>
  </w:font>
  <w:font w:name="Avenir">
    <w:panose1 w:val="02000503020000020003"/>
    <w:charset w:val="4D"/>
    <w:family w:val="swiss"/>
    <w:pitch w:val="variable"/>
    <w:sig w:usb0="800000AF" w:usb1="5000204A" w:usb2="00000000" w:usb3="00000000" w:csb0="0000009B" w:csb1="00000000"/>
    <w:embedRegular r:id="rId3" w:fontKey="{D2D074B5-22F8-3240-8F20-18AA0A63AA22}"/>
    <w:embedBold r:id="rId4" w:fontKey="{6BE73639-FA70-C84F-9E7A-66EF55F17BA4}"/>
    <w:embedItalic r:id="rId5" w:fontKey="{F0DE0E8D-F5C0-AE40-A036-B2B36B1CB569}"/>
  </w:font>
  <w:font w:name="Times New Roman">
    <w:panose1 w:val="02020603050405020304"/>
    <w:charset w:val="00"/>
    <w:family w:val="roman"/>
    <w:pitch w:val="variable"/>
    <w:sig w:usb0="E0002EFF" w:usb1="C000785B" w:usb2="00000009" w:usb3="00000000" w:csb0="000001FF" w:csb1="00000000"/>
    <w:embedRegular r:id="rId6" w:fontKey="{80531A2C-3BBB-964A-B217-E27F5112E006}"/>
  </w:font>
  <w:font w:name="Garamond">
    <w:panose1 w:val="02020404030301010803"/>
    <w:charset w:val="00"/>
    <w:family w:val="roman"/>
    <w:pitch w:val="variable"/>
    <w:sig w:usb0="00000287" w:usb1="00000002" w:usb2="00000000" w:usb3="00000000" w:csb0="0000009F" w:csb1="00000000"/>
    <w:embedRegular r:id="rId7" w:fontKey="{D168DBC6-FEC2-D74F-9719-BBD744C86774}"/>
    <w:embedBold r:id="rId8" w:fontKey="{D1E217F8-F620-7B44-9CC3-6DB77E526F23}"/>
  </w:font>
  <w:font w:name="Arial">
    <w:panose1 w:val="020B0604020202020204"/>
    <w:charset w:val="00"/>
    <w:family w:val="swiss"/>
    <w:pitch w:val="variable"/>
    <w:sig w:usb0="E0002AFF" w:usb1="C0007843" w:usb2="00000009" w:usb3="00000000" w:csb0="000001FF" w:csb1="00000000"/>
    <w:embedRegular r:id="rId9" w:fontKey="{121F5BBD-ECA6-AA4D-8A61-D7F8C6D89F86}"/>
  </w:font>
  <w:font w:name="Cambria">
    <w:panose1 w:val="02040503050406030204"/>
    <w:charset w:val="00"/>
    <w:family w:val="roman"/>
    <w:pitch w:val="variable"/>
    <w:sig w:usb0="E00002FF" w:usb1="400004FF" w:usb2="00000000" w:usb3="00000000" w:csb0="0000019F" w:csb1="00000000"/>
    <w:embedRegular r:id="rId10" w:fontKey="{C8670A00-797C-D540-9B23-641609E0B52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ED689F61-23F7-184B-A028-63B1C828A3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81DC" w14:textId="77777777" w:rsidR="004A732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A48BCEB" w14:textId="77777777" w:rsidR="004A7321" w:rsidRDefault="004A7321">
    <w:pPr>
      <w:pBdr>
        <w:top w:val="nil"/>
        <w:left w:val="nil"/>
        <w:bottom w:val="nil"/>
        <w:right w:val="nil"/>
        <w:between w:val="nil"/>
      </w:pBdr>
      <w:tabs>
        <w:tab w:val="center" w:pos="4680"/>
        <w:tab w:val="right" w:pos="9360"/>
      </w:tabs>
      <w:spacing w:line="240" w:lineRule="auto"/>
      <w:rPr>
        <w:color w:val="000000"/>
      </w:rPr>
    </w:pPr>
  </w:p>
  <w:p w14:paraId="53848811" w14:textId="77777777" w:rsidR="004A7321" w:rsidRDefault="004A7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139B" w14:textId="474D8A87" w:rsidR="004A732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F05ABB">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14AA" w14:textId="77777777" w:rsidR="004A732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F05ABB">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5672" w14:textId="77777777" w:rsidR="005074C7" w:rsidRDefault="005074C7">
      <w:pPr>
        <w:spacing w:line="240" w:lineRule="auto"/>
      </w:pPr>
      <w:r>
        <w:separator/>
      </w:r>
    </w:p>
  </w:footnote>
  <w:footnote w:type="continuationSeparator" w:id="0">
    <w:p w14:paraId="779BB04D" w14:textId="77777777" w:rsidR="005074C7" w:rsidRDefault="005074C7">
      <w:pPr>
        <w:spacing w:line="240" w:lineRule="auto"/>
      </w:pPr>
      <w:r>
        <w:continuationSeparator/>
      </w:r>
    </w:p>
  </w:footnote>
  <w:footnote w:id="1">
    <w:p w14:paraId="1883F8A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19E675AF"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93D86B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08656FD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3680A41C"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00249C9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17972AB7"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1D4E5F43"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2A958B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15BCA266"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00AECE98"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4D383EC9"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1CD8D40"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45B0823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1F80CAD5"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2AF21D1B"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2553527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088FD89B"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11757453"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61FC489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267A1B7B"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357D07DD"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8A37C6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52E77FEF"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1623E6D8"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7A5B98F9"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2708849D"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0CD45421"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AC2857"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F946DD8"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4C46C1F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518B4FE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68846B50"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3B15D09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4EEF828D"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55702B52"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4B3AC94C"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94940A7"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7A420A8D"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529BB2C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3A26DB0E"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7FAE8299"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64D5119B"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5D11420C"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7A1F9EEC"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2A20B866"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444EF3DA"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23EDC106"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7312B9F3"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074970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03D231F9"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31D3D5CE"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26BE0A17"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395EE6B"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09E8657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3388B9CE"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1F4CE330"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63B469A0"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1B44FA04"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40382B98"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45ED2C47" w14:textId="77777777" w:rsidR="004A732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31FD" w14:textId="77777777" w:rsidR="004A732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A90E" w14:textId="77777777" w:rsidR="004A7321" w:rsidRDefault="004A7321"/>
  <w:p w14:paraId="3F2C3DDA" w14:textId="77777777" w:rsidR="004A7321" w:rsidRDefault="004A7321"/>
  <w:p w14:paraId="1F4D9DC7" w14:textId="77777777" w:rsidR="004A7321" w:rsidRDefault="004A73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F96"/>
    <w:multiLevelType w:val="multilevel"/>
    <w:tmpl w:val="1020F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0321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321"/>
    <w:rsid w:val="004A7321"/>
    <w:rsid w:val="005074C7"/>
    <w:rsid w:val="005D54A2"/>
    <w:rsid w:val="00F05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857E5D"/>
  <w15:docId w15:val="{05827742-A11F-054E-956A-8896C221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10">
    <w:name w:val="10"/>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9">
    <w:name w:val="9"/>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8">
    <w:name w:val="8"/>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7">
    <w:name w:val="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6">
    <w:name w:val="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5">
    <w:name w:val="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4">
    <w:name w:val="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3">
    <w:name w:val="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2">
    <w:name w:val="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1">
    <w:name w:val="1"/>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6251</Words>
  <Characters>35631</Characters>
  <Application>Microsoft Office Word</Application>
  <DocSecurity>0</DocSecurity>
  <Lines>296</Lines>
  <Paragraphs>83</Paragraphs>
  <ScaleCrop>false</ScaleCrop>
  <Company/>
  <LinksUpToDate>false</LinksUpToDate>
  <CharactersWithSpaces>41799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1</cp:revision>
  <dcterms:created xsi:type="dcterms:W3CDTF">2026-01-29T23:04:00Z</dcterms:created>
  <dcterms:modified xsi:type="dcterms:W3CDTF">2026-01-29T23:05:00Z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