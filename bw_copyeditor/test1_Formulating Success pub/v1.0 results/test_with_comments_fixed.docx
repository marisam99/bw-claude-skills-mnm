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w:body>
    <w:bookmarkStart w:colFirst="0" w:colLast="0" w:name="itnc2qfaqwqf" w:id="0"/>
    <w:bookmarkEnd w:id="0"/>
    <w:p w:rsidR="00000000" w:rsidDel="00000000" w:rsidP="00000000" w:rsidRDefault="00000000" w:rsidRPr="00000000" w14:paraId="00000001">
      <w:pPr>
        <w:rPr/>
      </w:pPr>
      <w:bookmarkStart w:colFirst="0" w:colLast="0" w:name="_sio3uaufmqr5"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745170" cy="582804"/>
            <wp:effectExtent b="0" l="0" r="0" t="0"/>
            <wp:wrapNone/>
            <wp:docPr descr="Text&#10;&#10;Description automatically generated" id="2" name="image1.png"/>
            <ns3:graphic>
              <ns3:graphicData uri="http://schemas.openxmlformats.org/drawingml/2006/picture">
                <ns4:pic>
                  <ns4:nvPicPr>
                    <ns4:cNvPr descr="Text&#10;&#10;Description automatically generated" id="0" name="image1.png"/>
                    <ns4:cNvPicPr preferRelativeResize="0"/>
                  </ns4:nvPicPr>
                  <ns4:blipFill>
                    <ns3:blip r:embed="rId8"/>
                    <ns3:srcRect b="0" l="0" r="0" t="0"/>
                    <ns3:stretch>
                      <ns3:fillRect/>
                    </ns3:stretch>
                  </ns4:blipFill>
                  <ns4:spPr>
                    <ns3:xfrm>
                      <ns3:off x="0" y="0"/>
                      <ns3:ext cx="2745170" cy="582804"/>
                    </ns3:xfrm>
                    <ns3:prstGeom prst="rect"/>
                    <ns3:ln/>
                  </ns4:spPr>
                </ns4:pic>
              </ns3:graphicData>
            </ns3: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b w:val="1"/>
          <w:bCs w:val="1"/>
        </w:rPr>
      </w:pPr>
      <w:commentRangeStart w:id="0"/>
      <w:r w:rsidDel="00000000" w:rsidR="00000000" w:rsidRPr="00000000">
        <w:rPr>
          <w:b w:val="1"/>
          <w:bCs w:val="1"/>
          <w:rtl w:val="0"/>
        </w:rPr>
        <w:t xml:space="preserve">Formulating Success</w:t>
      </w:r>
    </w:p>
    <w:p w:rsidR="00000000" w:rsidDel="00000000" w:rsidP="00000000" w:rsidRDefault="00000000" w:rsidRPr="00000000" w14:paraId="00000010">
      <w:pPr>
        <w:rPr/>
      </w:pPr>
      <w:r w:rsidDel="00000000" w:rsidR="00000000" w:rsidRPr="00000000">
        <w:rPr>
          <w:i w:val="1"/>
          <w:iCs w:val="1"/>
          <w:sz w:val="30"/>
          <w:szCs w:val="30"/>
          <w:rtl w:val="0"/>
        </w:rPr>
        <w:t xml:space="preserve">A Primer on Outcomes-Based Funding for Higher Education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
                <ns3:graphic>
                  <ns3:graphicData uri="http://schemas.microsoft.com/office/word/2010/wordprocessingShape">
                    <wps:wsp>
                      <wps:cNvSpPr/>
                      <wps:cNvPr id="2" name="Shape 2"/>
                      <wps:spPr>
                        <ns3:xfrm>
                          <ns3:off x="5099816" y="3757141"/>
                          <ns3:ext cx="492369" cy="45719"/>
                        </ns3:xfrm>
                        <ns3:prstGeom prst="rect">
                          <ns3:avLst/>
                        </ns3:prstGeom>
                        <ns3:solidFill>
                          <ns3:schemeClr val="lt2"/>
                        </ns3:solidFill>
                        <ns3:ln>
                          <ns3:noFill/>
                        </ns3: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ns3:noAutofit/>
                      </wps:bodyPr>
                    </wps:wsp>
                  </ns3:graphicData>
                </ns3: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ns3:graphic>
                  <ns3:graphicData uri="http://schemas.openxmlformats.org/drawingml/2006/picture">
                    <ns4:pic>
                      <ns4:nvPicPr>
                        <ns4:cNvPr id="0" name="image2.png"/>
                        <ns4:cNvPicPr preferRelativeResize="0"/>
                      </ns4:nvPicPr>
                      <ns4:blipFill>
                        <ns3:blip r:embed="rId9"/>
                        <ns3:srcRect/>
                        <ns3:stretch>
                          <ns3:fillRect/>
                        </ns3:stretch>
                      </ns4:blipFill>
                      <ns4:spPr>
                        <ns3:xfrm>
                          <ns3:off x="0" y="0"/>
                          <ns3:ext cx="501894" cy="55244"/>
                        </ns3:xfrm>
                        <ns3:prstGeom prst="rect"/>
                        <ns3:ln/>
                      </ns4:spPr>
                    </ns4:pic>
                  </ns3:graphicData>
                </ns3: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commentRangeStart w:id="0"/>
      <w:r w:rsidDel="00000000" w:rsidR="00000000" w:rsidRPr="00000000">
        <w:rPr>
          <w:rtl w:val="0"/>
        </w:rPr>
        <w:t xml:space="preserve">By Marisa Mission, Hailly T.N. Korman, Nick Lee, and Colleen Campbell</w:t>
      </w:r>
      <w:commentRangeEnd w:id="0"/>
      <w:r>
        <w:rPr>
          <w:rStyle w:val="CommentReference"/>
        </w:rPr>
        <w:commentReference w:id="0"/>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ff0000"/>
        </w:rPr>
      </w:pPr>
      <w:r w:rsidDel="00000000" w:rsidR="00000000" w:rsidRPr="00000000">
        <w:rPr>
          <w:rtl w:val="0"/>
        </w:rPr>
        <w:t xml:space="preserve">January 2026 </w:t>
      </w:r>
      <w:commentRangeStart w:id="1"/>
      <w:r>
        <w:t xml:space="preserve">| </w:t>
      </w:r>
      <w:commentRangeStart w:id="1"/>
      <w:del w:id="1" w:author="Claude" w:date="2026-01-29T22:20:23Z">
        <w:r>
          <w:delText>FOR SUPER COPY EDITORS</w:delText>
        </w:r>
      </w:del>
      <w:ins w:id="2" w:author="Claude" w:date="2026-01-29T22:20:23Z">
        <w:r>
          <w:t>FOR COPY REVIEW</w:t>
        </w:r>
      </w:ins>
      <w:commentRangeEnd w:id="1"/>
      <w:r>
        <w:rPr>
          <w:rStyle w:val="CommentReference"/>
        </w:rPr>
        <w:commentReference w:id="1"/>
      </w:r>
      <w:r>
        <w:t xml:space="preserve"> – 2025-11-17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Avenir" w:cs="Avenir" w:eastAsia="Avenir" w:hAnsi="Avenir"/>
          <w:b w:val="1"/>
          <w:bCs w:val="1"/>
          <w:i w:val="0"/>
          <w:iCs w:val="0"/>
          <w:smallCaps w:val="0"/>
          <w:strike w:val="0"/>
          <w:color w:val="000000"/>
          <w:sz w:val="44"/>
          <w:szCs w:val="44"/>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4"/>
          <w:szCs w:val="44"/>
          <w:u w:val="none"/>
          <w:shd w:fill="auto" w:val="clear"/>
          <w:vertAlign w:val="baseline"/>
          <w:rtl w:val="0"/>
        </w:rPr>
        <w:t xml:space="preserve">Contents</w:t>
      </w:r>
    </w:p>
    <w:sdt>
      <w:sdtPr>
        <w:id w:val="22084758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27qnqik63g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rhz7skqm3xa">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Reasons States Consider Outcomes-Based Funding</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iducbml4a">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Outcomes-based funding models differ significantly from traditional models.</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rs0ery0kmu8">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Policymakers interested in outcomes-based funding often hold common goals.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d8nr5p7hhpp">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Evidence on the effectiveness of these models, however, remains mixed across different designs and implementations.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9sq4p4f8ixz">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Outcomes-based funding may still play a key role for state policymakers in ensuring “returns” on public investments.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ins w:author="Marisa Mission" w:id="0" w:date="2026-01-15T16:06:42Z">
            <w:commentRangeStart w:id="2"/>
            <w:commentRangeStart w:id="2"/>
            <w:commentRangeEnd w:id="2"/>
            <w:r w:rsidDel="00000000" w:rsidR="00000000" w:rsidRPr="00000000">
              <w:commentReference w:id="2"/>
            </w:r>
            <w:r w:rsidDel="00000000" w:rsidR="00000000" w:rsidRPr="00000000">
              <w:rPr>
                <w:sz w:val="28"/>
                <w:szCs w:val="28"/>
                <w:rtl w:val="0"/>
                <w:rPrChange w:author="Marisa Mission" w:id="1" w:date="2026-01-15T16:06:4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Design Considerations for Outcomes-Based Models</w:t>
            </w:r>
          </w:ins>
          <w:del w:author="Marisa Mission" w:id="0" w:date="2026-01-15T16:06:42Z">
            <w:r w:rsidDel="00000000" w:rsidR="00000000" w:rsidRPr="00000000">
              <w:fldChar w:fldCharType="begin"/>
            </w:r>
            <w:r w:rsidDel="00000000" w:rsidR="00000000" w:rsidRPr="00000000">
              <w:delInstrText xml:space="preserve">HYPERLINK \l "_vhvc6ksq2ln"</w:delInstrText>
            </w:r>
            <w:r w:rsidDel="00000000" w:rsidR="00000000" w:rsidRPr="00000000">
              <w:fldChar w:fldCharType="separate"/>
            </w:r>
            <w:r w:rsidDel="00000000" w:rsidR="00000000" w:rsidRPr="00000000">
              <w:rPr>
                <w:sz w:val="28"/>
                <w:szCs w:val="28"/>
                <w:rtl w:val="0"/>
                <w:rPrChange w:author="Marisa Mission" w:id="1" w:date="2026-01-15T16:06:42Z">
                  <w:rPr>
                    <w:rFonts w:ascii="Avenir" w:cs="Avenir" w:eastAsia="Avenir" w:hAnsi="Avenir"/>
                    <w:b w:val="0"/>
                    <w:bCs w:val="0"/>
                    <w:i w:val="0"/>
                    <w:iCs w:val="0"/>
                    <w:smallCaps w:val="0"/>
                    <w:strike w:val="0"/>
                    <w:color w:val="000000"/>
                    <w:sz w:val="28"/>
                    <w:szCs w:val="28"/>
                    <w:u w:val="none"/>
                    <w:shd w:fill="auto" w:val="clear"/>
                    <w:vertAlign w:val="baseline"/>
                  </w:rPr>
                </w:rPrChange>
              </w:rPr>
              <w:delText xml:space="preserve">Design Considerations For Outcomes-Based Models</w:delText>
              <w:tab/>
              <w:delText xml:space="preserve">5</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minjuu2dhgw">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 can span traditional metrics, state-specific priorities, and creative measures that reflect a fuller picture of higher education’s value.</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n8y1kl7svw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Different ways of calculating and distributing funding can also shape institutional behavior.</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8ywciobpbm8">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Considering practical implementation strategies is crucial for mitigating risks and facilitating success.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70dcquczn93">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Questions to Consider</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8axqseu0fp">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g1iy1tli5es">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Acknowledgments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pf5zg31qk6s">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About the Authors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t0h7mg1yi13">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About Bellwether</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eq5oytcrsz7">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Creative Commons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e6i9oaq5gna">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Endnotes</w:t>
              <w:tab/>
              <w:t xml:space="preserve">14</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sz w:val="44"/>
          <w:szCs w:val="44"/>
        </w:rPr>
        <w:sectPr>
          <w:headerReference r:id="rId10" w:type="default"/>
          <w:headerReference r:id="rId11" w:type="first"/>
          <w:footerReference r:id="rId12" w:type="default"/>
          <w:footerReference r:id="rId13" w:type="first"/>
          <w:footerReference r:id="rId14" w:type="even"/>
          <w:pgSz w:h="15840" w:w="12240" w:orient="portrait"/>
          <w:pgMar w:bottom="1440" w:top="1440" w:left="1080" w:right="108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w27qnqik63gr" w:id="2"/>
      <w:bookmarkEnd w:id="2"/>
      <w:r w:rsidDel="00000000" w:rsidR="00000000" w:rsidRPr="00000000">
        <w:rPr>
          <w:rtl w:val="0"/>
        </w:rPr>
        <w:t xml:space="preserve">Introduction</w:t>
      </w:r>
    </w:p>
    <w:p w:rsidR="00000000" w:rsidDel="00000000" w:rsidP="00000000" w:rsidRDefault="00000000" w:rsidRPr="00000000" w14:paraId="00000032">
      <w:pPr>
        <w:rPr/>
      </w:pPr>
      <w:r w:rsidDel="00000000" w:rsidR="00000000" w:rsidRPr="00000000">
        <w:rPr>
          <w:rtl w:val="0"/>
        </w:rPr>
        <w:t xml:space="preserve">In fiscal year (FY) 2024, states contributed $124.3 billion to higher education institutions — an approximately $9 billion increase from FY23.</w:t>
      </w:r>
      <w:r w:rsidDel="00000000" w:rsidR="00000000" w:rsidRPr="00000000">
        <w:rPr>
          <w:vertAlign w:val="superscript"/>
        </w:rPr>
        <w:footnoteReference w:customMarkFollows="0" w:id="0"/>
      </w:r>
      <w:r w:rsidDel="00000000" w:rsidR="00000000" w:rsidRPr="00000000">
        <w:rPr>
          <w:rtl w:val="0"/>
        </w:rP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sidDel="00000000" w:rsidR="00000000" w:rsidRPr="00000000">
        <w:rPr>
          <w:vertAlign w:val="superscript"/>
        </w:rPr>
        <w:footnoteReference w:customMarkFollows="0" w:id="1"/>
      </w:r>
      <w:r w:rsidDel="00000000" w:rsidR="00000000" w:rsidRPr="00000000">
        <w:rPr>
          <w:rtl w:val="0"/>
        </w:rP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sidDel="00000000" w:rsidR="00000000" w:rsidRPr="00000000">
        <w:rPr>
          <w:vertAlign w:val="superscript"/>
        </w:rPr>
        <w:footnoteReference w:customMarkFollows="0" w:id="2"/>
      </w:r>
      <w:r w:rsidDel="00000000" w:rsidR="00000000" w:rsidRPr="00000000">
        <w:rPr>
          <w:rtl w:val="0"/>
        </w:rPr>
        <w:t xml:space="preserve"> This push has come at the national level with the One Big Beautiful Bill Act of 2025, which included new accountability measures for programs that receive federal funding.</w:t>
      </w:r>
      <w:r w:rsidDel="00000000" w:rsidR="00000000" w:rsidRPr="00000000">
        <w:rPr>
          <w:vertAlign w:val="superscript"/>
        </w:rPr>
        <w:footnoteReference w:customMarkFollows="0" w:id="3"/>
      </w:r>
      <w:r w:rsidDel="00000000" w:rsidR="00000000" w:rsidRPr="00000000">
        <w:rPr>
          <w:rtl w:val="0"/>
        </w:rPr>
        <w:t xml:space="preserve"> At the same time, state budgets are under significant strain: Recent changes to federal funding across sectors have increased pressure on state resources,</w:t>
      </w:r>
      <w:r w:rsidDel="00000000" w:rsidR="00000000" w:rsidRPr="00000000">
        <w:rPr>
          <w:vertAlign w:val="superscript"/>
        </w:rPr>
        <w:footnoteReference w:customMarkFollows="0" w:id="4"/>
      </w:r>
      <w:r w:rsidDel="00000000" w:rsidR="00000000" w:rsidRPr="00000000">
        <w:rPr>
          <w:rtl w:val="0"/>
        </w:rPr>
        <w:t xml:space="preserve"> forcing state policymakers to make difficult decisions about how to allocate appropriations.</w:t>
      </w:r>
    </w:p>
    <w:p w:rsidR="00000000" w:rsidDel="00000000" w:rsidP="00000000" w:rsidRDefault="00000000" w:rsidRPr="00000000" w14:paraId="00000033">
      <w:pPr>
        <w:rPr/>
      </w:pPr>
      <w:r w:rsidDel="00000000" w:rsidR="00000000" w:rsidRPr="00000000">
        <w:rPr>
          <w:rtl w:val="0"/>
        </w:rPr>
      </w:r>
    </w:p>
    <w:tbl>
      <w:tblPr>
        <w:tblStyle w:val="Table1"/>
        <w:tblpPr w:leftFromText="180" w:rightFromText="180" w:topFromText="0" w:bottomFromText="0" w:vertAnchor="text" w:horzAnchor="text" w:tblpX="5191" w:tblpY="21"/>
        <w:tblW w:w="4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89"/>
        <w:tblGridChange w:id="0">
          <w:tblGrid>
            <w:gridCol w:w="4889"/>
          </w:tblGrid>
        </w:tblGridChange>
      </w:tblGrid>
      <w:tr>
        <w:trPr>
          <w:cantSplit w:val="0"/>
          <w:trHeight w:val="1690" w:hRule="atLeast"/>
          <w:tblHeader w:val="0"/>
        </w:trPr>
        <w:tc>
          <w:tcPr/>
          <w:p w:rsidR="00000000" w:rsidDel="00000000" w:rsidP="00000000" w:rsidRDefault="00000000" w:rsidRPr="00000000" w14:paraId="00000034">
            <w:pPr>
              <w:rPr/>
            </w:pPr>
            <w:r w:rsidDel="00000000" w:rsidR="00000000" w:rsidRPr="00000000">
              <w:rPr>
                <w:b w:val="1"/>
                <w:bCs w:val="1"/>
                <w:rtl w:val="0"/>
              </w:rPr>
              <w:t xml:space="preserve">Sidebar 1: Defining Outcomes-Based Funding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Outcomes-based funding (also known as “OBF”) originated with performance-based funding, a term many states still use and which some may prefer. This brief defines these models to include</w:t>
            </w:r>
            <w:r w:rsidDel="00000000" w:rsidR="00000000" w:rsidRPr="00000000">
              <w:rPr>
                <w:b w:val="1"/>
                <w:bCs w:val="1"/>
                <w:rtl w:val="0"/>
              </w:rPr>
              <w:t xml:space="preserve"> all funding formulas that have a direct, systematic link between improved outcomes and increased state funding.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While this definition may seem straightforward, implementing outcomes-based funding requires policymakers to grapple with complex questions: What constitutes “performance”? Whose performance is being measured? Who is being incentivized? What constitutes success? The answers to these questions shape every aspect of an outcomes-based model and can affect whether a model is successful at achieving its goals.</w:t>
            </w:r>
          </w:p>
        </w:tc>
      </w:tr>
    </w:tbl>
    <w:p w:rsidR="00000000" w:rsidDel="00000000" w:rsidP="00000000" w:rsidRDefault="00000000" w:rsidRPr="00000000" w14:paraId="00000038">
      <w:pPr>
        <w:rPr/>
      </w:pPr>
      <w:r w:rsidDel="00000000" w:rsidR="00000000" w:rsidRPr="00000000">
        <w:rPr>
          <w:rtl w:val="0"/>
        </w:rPr>
        <w:t xml:space="preserve">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sidDel="00000000" w:rsidR="00000000" w:rsidRPr="00000000">
        <w:rPr>
          <w:vertAlign w:val="superscript"/>
        </w:rPr>
        <w:footnoteReference w:customMarkFollows="0" w:id="5"/>
      </w:r>
      <w:r w:rsidDel="00000000" w:rsidR="00000000" w:rsidRPr="00000000">
        <w:rPr>
          <w:rtl w:val="0"/>
        </w:rP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goal of this primer is to provide a nuanced but accessible introduction to outcomes-based funding in state postsecondary finance. It reviews where outcomes-based models sit in the broader landscape of state higher education finance, synthesizes extant research,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rsidR="00000000" w:rsidDel="00000000" w:rsidP="00000000" w:rsidRDefault="00000000" w:rsidRPr="00000000" w14:paraId="0000003F">
      <w:pPr>
        <w:pStyle w:val="Heading1"/>
        <w:rPr/>
      </w:pPr>
      <w:bookmarkStart w:colFirst="0" w:colLast="0" w:name="_4rhz7skqm3xa" w:id="3"/>
      <w:bookmarkEnd w:id="3"/>
      <w:r w:rsidDel="00000000" w:rsidR="00000000" w:rsidRPr="00000000">
        <w:rPr>
          <w:rtl w:val="0"/>
        </w:rPr>
        <w:t xml:space="preserve">Reasons States Consider Outcomes-Based Funding</w:t>
      </w:r>
    </w:p>
    <w:p w:rsidR="00000000" w:rsidDel="00000000" w:rsidP="00000000" w:rsidRDefault="00000000" w:rsidRPr="00000000" w14:paraId="00000040">
      <w:pPr>
        <w:pStyle w:val="Heading2"/>
        <w:rPr/>
      </w:pPr>
      <w:bookmarkStart w:colFirst="0" w:colLast="0" w:name="_diducbml4a" w:id="4"/>
      <w:bookmarkEnd w:id="4"/>
      <w:r w:rsidDel="00000000" w:rsidR="00000000" w:rsidRPr="00000000">
        <w:rPr>
          <w:rtl w:val="0"/>
        </w:rPr>
        <w:t xml:space="preserve">Outcomes-based funding models differ significantly from traditional models.</w:t>
      </w:r>
    </w:p>
    <w:p w:rsidR="00000000" w:rsidDel="00000000" w:rsidP="00000000" w:rsidRDefault="00000000" w:rsidRPr="00000000" w14:paraId="00000041">
      <w:pPr>
        <w:rPr/>
      </w:pPr>
      <w:r w:rsidDel="00000000" w:rsidR="00000000" w:rsidRPr="00000000">
        <w:rPr>
          <w:rtl w:val="0"/>
        </w:rPr>
        <w:t xml:space="preserve">Historically, the default approach to funding higher education has been the “base-plus” model, in which IHEs’ allocations start with a base amount of money (usually the prior year’s funding total), and changes are made at the state legislature’s discretion.</w:t>
      </w:r>
      <w:r w:rsidDel="00000000" w:rsidR="00000000" w:rsidRPr="00000000">
        <w:rPr>
          <w:vertAlign w:val="superscript"/>
        </w:rPr>
        <w:footnoteReference w:customMarkFollows="0" w:id="6"/>
      </w:r>
      <w:r w:rsidDel="00000000" w:rsidR="00000000" w:rsidRPr="00000000">
        <w:rPr>
          <w:rtl w:val="0"/>
        </w:rPr>
        <w:t xml:space="preserve"> Additional funding is not tied to formulas or statutory requirements but can reflect economic circumstances or political priorities, such as demographic trends, institutional initiatives, and personnel costs.</w:t>
      </w:r>
      <w:r w:rsidDel="00000000" w:rsidR="00000000" w:rsidRPr="00000000">
        <w:rPr>
          <w:vertAlign w:val="superscript"/>
        </w:rPr>
        <w:footnoteReference w:customMarkFollows="0" w:id="7"/>
      </w:r>
      <w:r w:rsidDel="00000000" w:rsidR="00000000" w:rsidRPr="00000000">
        <w:rPr>
          <w:rtl w:val="0"/>
        </w:rP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sidDel="00000000" w:rsidR="00000000" w:rsidRPr="00000000">
        <w:rPr>
          <w:vertAlign w:val="superscript"/>
        </w:rPr>
        <w:footnoteReference w:customMarkFollows="0" w:id="8"/>
      </w:r>
      <w:r w:rsidDel="00000000" w:rsidR="00000000" w:rsidRPr="00000000">
        <w:rPr>
          <w:rtl w:val="0"/>
        </w:rPr>
        <w:t xml:space="preserve"> including differences between two- and four-year institutions.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Over time, many states have pivoted to use funding formulas (and many with increasing numbers of inputs).</w:t>
      </w:r>
      <w:r w:rsidDel="00000000" w:rsidR="00000000" w:rsidRPr="00000000">
        <w:rPr>
          <w:vertAlign w:val="superscript"/>
        </w:rPr>
        <w:footnoteReference w:customMarkFollows="0" w:id="10"/>
      </w:r>
      <w:r w:rsidDel="00000000" w:rsidR="00000000" w:rsidRPr="00000000">
        <w:rPr>
          <w:rtl w:val="0"/>
        </w:rPr>
        <w:t xml:space="preserve"> These formulas were developed to a) reduce political influence and volatility, and b) distribute funding in a fairer, more rational way.</w:t>
      </w:r>
      <w:r w:rsidDel="00000000" w:rsidR="00000000" w:rsidRPr="00000000">
        <w:rPr>
          <w:vertAlign w:val="superscript"/>
        </w:rPr>
        <w:footnoteReference w:customMarkFollows="0" w:id="11"/>
      </w:r>
      <w:r w:rsidDel="00000000" w:rsidR="00000000" w:rsidRPr="00000000">
        <w:rPr>
          <w:rtl w:val="0"/>
        </w:rP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base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not tied to any metric,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enrollment-based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calculated using full-time equivalent (FTE) enrollment, and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outcomes-based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calculated using data on a predetermined set of outcomes.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of 2025, more than 30 states distribute some level of funding through an outcomes-based model.</w:t>
      </w:r>
      <w:r w:rsidDel="00000000" w:rsidR="00000000" w:rsidRPr="00000000">
        <w:rPr>
          <w:vertAlign w:val="superscript"/>
        </w:rPr>
        <w:footnoteReference w:customMarkFollows="0" w:id="12"/>
      </w:r>
      <w:r w:rsidDel="00000000" w:rsidR="00000000" w:rsidRPr="00000000">
        <w:rPr>
          <w:rtl w:val="0"/>
        </w:rP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sidDel="00000000" w:rsidR="00000000" w:rsidRPr="00000000">
        <w:rPr>
          <w:vertAlign w:val="superscript"/>
        </w:rPr>
        <w:footnoteReference w:customMarkFollows="0" w:id="13"/>
      </w:r>
      <w:r w:rsidDel="00000000" w:rsidR="00000000" w:rsidRPr="00000000">
        <w:rPr>
          <w:rtl w:val="0"/>
        </w:rPr>
        <w:t xml:space="preserve"> Other states, such as Louisiana and Nevada, incorporate outcomes as a percentage of the total funding distributed.</w:t>
      </w:r>
      <w:r w:rsidDel="00000000" w:rsidR="00000000" w:rsidRPr="00000000">
        <w:rPr>
          <w:vertAlign w:val="superscript"/>
        </w:rPr>
        <w:footnoteReference w:customMarkFollows="0" w:id="14"/>
      </w:r>
      <w:r w:rsidDel="00000000" w:rsidR="00000000" w:rsidRPr="00000000">
        <w:rPr>
          <w:rtl w:val="0"/>
        </w:rPr>
        <w:t xml:space="preserve"> Still others, like Florida and Illinois, determine outcomes-based funding totals through the appropriations process, resulting in percentages that fluctuate annually depending on the state’s budget.</w:t>
      </w:r>
      <w:r w:rsidDel="00000000" w:rsidR="00000000" w:rsidRPr="00000000">
        <w:rPr>
          <w:vertAlign w:val="superscript"/>
        </w:rPr>
        <w:footnoteReference w:customMarkFollows="0" w:id="15"/>
      </w:r>
      <w:r w:rsidDel="00000000" w:rsidR="00000000" w:rsidRPr="00000000">
        <w:rPr>
          <w:rtl w:val="0"/>
        </w:rPr>
        <w:t xml:space="preserve"> In some of these states, enrollment of specific populations is an outcome metric, blurring the line between traditional enrollment-based funding and newer outcomes-based models.</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pPr w:leftFromText="180" w:rightFromText="180" w:topFromText="0" w:bottomFromText="0" w:vertAnchor="text" w:horzAnchor="text" w:tblpX="3065" w:tblpY="80"/>
        <w:tblW w:w="7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2013"/>
        <w:gridCol w:w="3145"/>
        <w:tblGridChange w:id="0">
          <w:tblGrid>
            <w:gridCol w:w="1857"/>
            <w:gridCol w:w="2013"/>
            <w:gridCol w:w="3145"/>
          </w:tblGrid>
        </w:tblGridChange>
      </w:tblGrid>
      <w:tr>
        <w:trPr>
          <w:cantSplit w:val="0"/>
          <w:tblHeader w:val="0"/>
        </w:trPr>
        <w:tc>
          <w:tcPr>
            <w:gridSpan w:val="3"/>
            <w:tcBorders>
              <w:top w:color="ffffff" w:space="0" w:sz="4" w:val="single"/>
              <w:left w:color="ffffff" w:space="0" w:sz="4" w:val="single"/>
              <w:right w:color="ffffff" w:space="0" w:sz="4" w:val="single"/>
            </w:tcBorders>
          </w:tcPr>
          <w:p w:rsidR="00000000" w:rsidDel="00000000" w:rsidP="00000000" w:rsidRDefault="00000000" w:rsidRPr="00000000" w14:paraId="0000004A">
            <w:pPr>
              <w:rPr>
                <w:b w:val="1"/>
                <w:bCs w:val="1"/>
              </w:rPr>
            </w:pPr>
            <w:r w:rsidDel="00000000" w:rsidR="00000000" w:rsidRPr="00000000">
              <w:rPr>
                <w:b w:val="1"/>
                <w:bCs w:val="1"/>
                <w:rtl w:val="0"/>
              </w:rPr>
              <w:t xml:space="preserve">Table. Examples of states with formulas that are majority outcomes-based</w:t>
            </w:r>
          </w:p>
        </w:tc>
      </w:tr>
      <w:tr>
        <w:trPr>
          <w:cantSplit w:val="0"/>
          <w:tblHeader w:val="0"/>
        </w:trPr>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Sector</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 of formula tied to outcomes</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Kentucky</w:t>
            </w:r>
          </w:p>
        </w:tc>
        <w:tc>
          <w:tcPr/>
          <w:p w:rsidR="00000000" w:rsidDel="00000000" w:rsidP="00000000" w:rsidRDefault="00000000" w:rsidRPr="00000000" w14:paraId="00000051">
            <w:pPr>
              <w:jc w:val="center"/>
              <w:rPr/>
            </w:pPr>
            <w:r w:rsidDel="00000000" w:rsidR="00000000" w:rsidRPr="00000000">
              <w:rPr>
                <w:rtl w:val="0"/>
              </w:rPr>
              <w:t xml:space="preserve">Four-year</w:t>
            </w:r>
          </w:p>
        </w:tc>
        <w:tc>
          <w:tcPr/>
          <w:p w:rsidR="00000000" w:rsidDel="00000000" w:rsidP="00000000" w:rsidRDefault="00000000" w:rsidRPr="00000000" w14:paraId="00000052">
            <w:pPr>
              <w:jc w:val="center"/>
              <w:rPr/>
            </w:pPr>
            <w:r w:rsidDel="00000000" w:rsidR="00000000" w:rsidRPr="00000000">
              <w:rPr>
                <w:rtl w:val="0"/>
              </w:rPr>
              <w:t xml:space="preserve">70%</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Tennessee</w:t>
            </w:r>
          </w:p>
        </w:tc>
        <w:tc>
          <w:tcPr/>
          <w:p w:rsidR="00000000" w:rsidDel="00000000" w:rsidP="00000000" w:rsidRDefault="00000000" w:rsidRPr="00000000" w14:paraId="00000054">
            <w:pPr>
              <w:jc w:val="center"/>
              <w:rPr/>
            </w:pPr>
            <w:r w:rsidDel="00000000" w:rsidR="00000000" w:rsidRPr="00000000">
              <w:rPr>
                <w:rtl w:val="0"/>
              </w:rPr>
              <w:t xml:space="preserve">Two-year</w:t>
            </w:r>
          </w:p>
        </w:tc>
        <w:tc>
          <w:tcPr/>
          <w:p w:rsidR="00000000" w:rsidDel="00000000" w:rsidP="00000000" w:rsidRDefault="00000000" w:rsidRPr="00000000" w14:paraId="00000055">
            <w:pPr>
              <w:jc w:val="center"/>
              <w:rPr/>
            </w:pPr>
            <w:r w:rsidDel="00000000" w:rsidR="00000000" w:rsidRPr="00000000">
              <w:rPr>
                <w:rtl w:val="0"/>
              </w:rPr>
              <w:t xml:space="preserve">83%</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Colorado</w:t>
            </w:r>
          </w:p>
        </w:tc>
        <w:tc>
          <w:tcPr/>
          <w:p w:rsidR="00000000" w:rsidDel="00000000" w:rsidP="00000000" w:rsidRDefault="00000000" w:rsidRPr="00000000" w14:paraId="00000057">
            <w:pPr>
              <w:jc w:val="center"/>
              <w:rPr/>
            </w:pPr>
            <w:r w:rsidDel="00000000" w:rsidR="00000000" w:rsidRPr="00000000">
              <w:rPr>
                <w:rtl w:val="0"/>
              </w:rPr>
              <w:t xml:space="preserve">Four-year</w:t>
            </w:r>
          </w:p>
        </w:tc>
        <w:tc>
          <w:tcPr/>
          <w:p w:rsidR="00000000" w:rsidDel="00000000" w:rsidP="00000000" w:rsidRDefault="00000000" w:rsidRPr="00000000" w14:paraId="00000058">
            <w:pPr>
              <w:jc w:val="center"/>
              <w:rPr/>
            </w:pPr>
            <w:r w:rsidDel="00000000" w:rsidR="00000000" w:rsidRPr="00000000">
              <w:rPr>
                <w:rtl w:val="0"/>
              </w:rPr>
              <w:t xml:space="preserve">85%</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Ohio</w:t>
            </w:r>
          </w:p>
        </w:tc>
        <w:tc>
          <w:tcPr/>
          <w:p w:rsidR="00000000" w:rsidDel="00000000" w:rsidP="00000000" w:rsidRDefault="00000000" w:rsidRPr="00000000" w14:paraId="0000005A">
            <w:pPr>
              <w:jc w:val="center"/>
              <w:rPr/>
            </w:pPr>
            <w:r w:rsidDel="00000000" w:rsidR="00000000" w:rsidRPr="00000000">
              <w:rPr>
                <w:rtl w:val="0"/>
              </w:rPr>
              <w:t xml:space="preserve">Two- and four-year</w:t>
            </w:r>
          </w:p>
        </w:tc>
        <w:tc>
          <w:tcPr/>
          <w:p w:rsidR="00000000" w:rsidDel="00000000" w:rsidP="00000000" w:rsidRDefault="00000000" w:rsidRPr="00000000" w14:paraId="0000005B">
            <w:pPr>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Arkansas</w:t>
            </w:r>
          </w:p>
        </w:tc>
        <w:tc>
          <w:tcPr/>
          <w:p w:rsidR="00000000" w:rsidDel="00000000" w:rsidP="00000000" w:rsidRDefault="00000000" w:rsidRPr="00000000" w14:paraId="0000005D">
            <w:pPr>
              <w:jc w:val="center"/>
              <w:rPr/>
            </w:pPr>
            <w:r w:rsidDel="00000000" w:rsidR="00000000" w:rsidRPr="00000000">
              <w:rPr>
                <w:rtl w:val="0"/>
              </w:rPr>
              <w:t xml:space="preserve">Two-year</w:t>
            </w:r>
          </w:p>
        </w:tc>
        <w:tc>
          <w:tcPr/>
          <w:p w:rsidR="00000000" w:rsidDel="00000000" w:rsidP="00000000" w:rsidRDefault="00000000" w:rsidRPr="00000000" w14:paraId="0000005E">
            <w:pPr>
              <w:jc w:val="center"/>
              <w:rPr/>
            </w:pPr>
            <w:r w:rsidDel="00000000" w:rsidR="00000000" w:rsidRPr="00000000">
              <w:rPr>
                <w:rtl w:val="0"/>
              </w:rPr>
              <w:t xml:space="preserve">100%</w:t>
            </w:r>
          </w:p>
        </w:tc>
      </w:tr>
    </w:tbl>
    <w:p w:rsidR="00000000" w:rsidDel="00000000" w:rsidP="00000000" w:rsidRDefault="00000000" w:rsidRPr="00000000" w14:paraId="0000005F">
      <w:pPr>
        <w:rPr/>
      </w:pPr>
      <w:r w:rsidDel="00000000" w:rsidR="00000000" w:rsidRPr="00000000">
        <w:rPr>
          <w:rtl w:val="0"/>
        </w:rPr>
        <w:t xml:space="preserve">A small number of states tie a majority (or all) of their state funding to outcomes (Table</w:t>
      </w:r>
      <w:r w:rsidDel="00000000" w:rsidR="00000000" w:rsidRPr="00000000">
        <w:rPr>
          <w:vertAlign w:val="superscript"/>
        </w:rPr>
        <w:footnoteReference w:customMarkFollows="0" w:id="17"/>
      </w:r>
      <w:r w:rsidDel="00000000" w:rsidR="00000000" w:rsidRPr="00000000">
        <w:rPr>
          <w:rtl w:val="0"/>
        </w:rPr>
        <w:t xml:space="preserve">),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sidDel="00000000" w:rsidR="00000000" w:rsidRPr="00000000">
        <w:rPr>
          <w:vertAlign w:val="superscript"/>
        </w:rPr>
        <w:footnoteReference w:customMarkFollows="0" w:id="18"/>
      </w:r>
      <w:r w:rsidDel="00000000" w:rsidR="00000000" w:rsidRPr="00000000">
        <w:rPr>
          <w:rtl w:val="0"/>
        </w:rPr>
        <w:t xml:space="preserve"> Some states also stretched the implementation timeline of their formulas over several years to allow for change management and periodic adjustments.</w:t>
      </w:r>
      <w:r w:rsidDel="00000000" w:rsidR="00000000" w:rsidRPr="00000000">
        <w:rPr>
          <w:vertAlign w:val="superscript"/>
        </w:rPr>
        <w:footnoteReference w:customMarkFollows="0" w:id="19"/>
      </w:r>
      <w:r w:rsidDel="00000000" w:rsidR="00000000" w:rsidRPr="00000000">
        <w:rPr>
          <w:rtl w:val="0"/>
        </w:rPr>
        <w:t xml:space="preserve"> These types of specific design and implementation considerations are critical to seeing policy success.</w:t>
      </w:r>
    </w:p>
    <w:p w:rsidR="00000000" w:rsidDel="00000000" w:rsidP="00000000" w:rsidRDefault="00000000" w:rsidRPr="00000000" w14:paraId="00000060">
      <w:pPr>
        <w:pStyle w:val="Heading2"/>
        <w:rPr/>
      </w:pPr>
      <w:bookmarkStart w:colFirst="0" w:colLast="0" w:name="_7rs0ery0kmu8" w:id="5"/>
      <w:bookmarkEnd w:id="5"/>
      <w:r w:rsidDel="00000000" w:rsidR="00000000" w:rsidRPr="00000000">
        <w:rPr>
          <w:rtl w:val="0"/>
        </w:rPr>
        <w:t xml:space="preserve">Policymakers interested in outcomes-based funding often hold common goals.</w:t>
      </w:r>
    </w:p>
    <w:p w:rsidR="00000000" w:rsidDel="00000000" w:rsidP="00000000" w:rsidRDefault="00000000" w:rsidRPr="00000000" w14:paraId="00000061">
      <w:pPr>
        <w:rPr/>
      </w:pPr>
      <w:r w:rsidDel="00000000" w:rsidR="00000000" w:rsidRPr="00000000">
        <w:rPr>
          <w:rtl w:val="0"/>
        </w:rPr>
        <w:t xml:space="preserve">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sidDel="00000000" w:rsidR="00000000" w:rsidRPr="00000000">
        <w:rPr>
          <w:vertAlign w:val="superscript"/>
        </w:rPr>
        <w:footnoteReference w:customMarkFollows="0" w:id="20"/>
      </w:r>
      <w:r w:rsidDel="00000000" w:rsidR="00000000" w:rsidRPr="00000000">
        <w:rPr>
          <w:rtl w:val="0"/>
        </w:rP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rsidR="00000000" w:rsidDel="00000000" w:rsidP="00000000" w:rsidRDefault="00000000" w:rsidRPr="00000000" w14:paraId="00000066">
      <w:pPr>
        <w:pStyle w:val="Heading2"/>
        <w:rPr/>
      </w:pPr>
      <w:bookmarkStart w:colFirst="0" w:colLast="0" w:name="_3d8nr5p7hhpp" w:id="6"/>
      <w:bookmarkEnd w:id="6"/>
      <w:r w:rsidDel="00000000" w:rsidR="00000000" w:rsidRPr="00000000">
        <w:rPr>
          <w:rtl w:val="0"/>
        </w:rPr>
        <w:t xml:space="preserve">Evidence on the effectiveness of these models, however, remains mixed across different designs and implementations.</w:t>
      </w:r>
    </w:p>
    <w:p w:rsidR="00000000" w:rsidDel="00000000" w:rsidP="00000000" w:rsidRDefault="00000000" w:rsidRPr="00000000" w14:paraId="00000067">
      <w:pPr>
        <w:rPr/>
      </w:pPr>
      <w:r w:rsidDel="00000000" w:rsidR="00000000" w:rsidRPr="00000000">
        <w:rPr>
          <w:rtl w:val="0"/>
        </w:rPr>
        <w:t xml:space="preserve">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sidDel="00000000" w:rsidR="00000000" w:rsidRPr="00000000">
        <w:rPr>
          <w:vertAlign w:val="superscript"/>
        </w:rPr>
        <w:footnoteReference w:customMarkFollows="0" w:id="22"/>
      </w:r>
      <w:r w:rsidDel="00000000" w:rsidR="00000000" w:rsidRPr="00000000">
        <w:rPr>
          <w:rtl w:val="0"/>
        </w:rPr>
        <w:t xml:space="preserve"> Others have documented limited impact on credential attainment,</w:t>
      </w:r>
      <w:r w:rsidDel="00000000" w:rsidR="00000000" w:rsidRPr="00000000">
        <w:rPr>
          <w:vertAlign w:val="superscript"/>
        </w:rPr>
        <w:footnoteReference w:customMarkFollows="0" w:id="23"/>
      </w:r>
      <w:r w:rsidDel="00000000" w:rsidR="00000000" w:rsidRPr="00000000">
        <w:rPr>
          <w:rtl w:val="0"/>
        </w:rP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move the needle.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Another factor that affects the evidence pool is the wide variation in formula design. A study investigating just one outcome metric — certificate awards — found substantial variation in how states defined and used that metric for funding allocations.</w:t>
      </w:r>
      <w:r w:rsidDel="00000000" w:rsidR="00000000" w:rsidRPr="00000000">
        <w:rPr>
          <w:vertAlign w:val="superscript"/>
        </w:rPr>
        <w:footnoteReference w:customMarkFollows="0" w:id="25"/>
      </w:r>
      <w:r w:rsidDel="00000000" w:rsidR="00000000" w:rsidRPr="00000000">
        <w:rPr>
          <w:rtl w:val="0"/>
        </w:rPr>
        <w:t xml:space="preserve"> Combined across multiple different metrics and state contexts, this diversity makes it difficult to truly compare the effectiveness across outcomes-based funding models.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sidDel="00000000" w:rsidR="00000000" w:rsidRPr="00000000">
        <w:rPr>
          <w:vertAlign w:val="superscript"/>
        </w:rPr>
        <w:footnoteReference w:customMarkFollows="0" w:id="26"/>
      </w:r>
      <w:r w:rsidDel="00000000" w:rsidR="00000000" w:rsidRPr="00000000">
        <w:rPr>
          <w:rtl w:val="0"/>
        </w:rPr>
        <w:t xml:space="preserve"> While it is too early to draw definitive conclusions, this suggests that when designed well, these formulas may serve as a strategy to push schools to increase their focus on student outcomes.</w:t>
      </w:r>
    </w:p>
    <w:p w:rsidR="00000000" w:rsidDel="00000000" w:rsidP="00000000" w:rsidRDefault="00000000" w:rsidRPr="00000000" w14:paraId="0000006E">
      <w:pPr>
        <w:pStyle w:val="Heading2"/>
        <w:rPr/>
      </w:pPr>
      <w:bookmarkStart w:colFirst="0" w:colLast="0" w:name="_e9sq4p4f8ixz" w:id="7"/>
      <w:bookmarkEnd w:id="7"/>
      <w:r w:rsidDel="00000000" w:rsidR="00000000" w:rsidRPr="00000000">
        <w:rPr>
          <w:rtl w:val="0"/>
        </w:rPr>
        <w:t xml:space="preserve">Outcomes-based funding may still play a key role for state policymakers in ensuring “returns” on public investments.</w:t>
      </w:r>
    </w:p>
    <w:tbl>
      <w:tblPr>
        <w:tblStyle w:val="Table3"/>
        <w:tblpPr w:leftFromText="187" w:rightFromText="187" w:topFromText="0" w:bottomFromText="0" w:vertAnchor="text" w:horzAnchor="text" w:tblpX="4830" w:tblpY="22"/>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0"/>
        <w:tblGridChange w:id="0">
          <w:tblGrid>
            <w:gridCol w:w="5250"/>
          </w:tblGrid>
        </w:tblGridChange>
      </w:tblGrid>
      <w:tr>
        <w:trPr>
          <w:cantSplit w:val="0"/>
          <w:trHeight w:val="3189" w:hRule="atLeast"/>
          <w:tblHeader w:val="0"/>
        </w:trPr>
        <w:tc>
          <w:tcPr/>
          <w:p w:rsidR="00000000" w:rsidDel="00000000" w:rsidP="00000000" w:rsidRDefault="00000000" w:rsidRPr="00000000" w14:paraId="0000006F">
            <w:pPr>
              <w:rPr/>
            </w:pPr>
            <w:r w:rsidDel="00000000" w:rsidR="00000000" w:rsidRPr="00000000">
              <w:rPr>
                <w:b w:val="1"/>
                <w:bCs w:val="1"/>
                <w:rtl w:val="0"/>
              </w:rPr>
              <w:t xml:space="preserve">Sidebar: Outcomes-Based Funding as a Policy Tool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Using outcomes-based funding as an incentive tool assumes that institutions have the capacity to respond but lack motivation. However, poor performance can also be the result of insufficient resources rather than inadequate effort.</w:t>
            </w:r>
            <w:r w:rsidDel="00000000" w:rsidR="00000000" w:rsidRPr="00000000">
              <w:rPr>
                <w:vertAlign w:val="superscript"/>
              </w:rPr>
              <w:footnoteReference w:customMarkFollows="0" w:id="27"/>
            </w:r>
            <w:r w:rsidDel="00000000" w:rsidR="00000000" w:rsidRPr="00000000">
              <w:rPr>
                <w:rtl w:val="0"/>
              </w:rPr>
              <w:t xml:space="preserve"> This is a particularly common issue in states with large rural populations, where colleges may struggle with limited local revenue, declining enrollment, or difficulty attracting faculty.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harder-to-serve populations.</w:t>
            </w:r>
            <w:r w:rsidDel="00000000" w:rsidR="00000000" w:rsidRPr="00000000">
              <w:rPr>
                <w:vertAlign w:val="superscript"/>
              </w:rPr>
              <w:footnoteReference w:customMarkFollows="0" w:id="28"/>
            </w:r>
            <w:r w:rsidDel="00000000" w:rsidR="00000000" w:rsidRPr="00000000">
              <w:rPr>
                <w:rtl w:val="0"/>
              </w:rPr>
              <w:t xml:space="preserve"> Policymakers should consider what other levers exist to promote accountability, such as program review processes, accreditation standards, or public reporting or transparency requirements.</w:t>
            </w:r>
          </w:p>
        </w:tc>
      </w:tr>
    </w:tbl>
    <w:p w:rsidR="00000000" w:rsidDel="00000000" w:rsidP="00000000" w:rsidRDefault="00000000" w:rsidRPr="00000000" w14:paraId="00000075">
      <w:pPr>
        <w:rPr/>
      </w:pPr>
      <w:r w:rsidDel="00000000" w:rsidR="00000000" w:rsidRPr="00000000">
        <w:rPr>
          <w:rtl w:val="0"/>
        </w:rPr>
        <w:t xml:space="preserve">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emphasis often leads to outcomes-based funding being discussed as a way to ensure a "return on public investment" in higher education</w:t>
      </w:r>
      <w:r w:rsidDel="00000000" w:rsidR="00000000" w:rsidRPr="00000000">
        <w:rPr>
          <w:vertAlign w:val="superscript"/>
        </w:rPr>
        <w:footnoteReference w:customMarkFollows="0" w:id="29"/>
      </w:r>
      <w:r w:rsidDel="00000000" w:rsidR="00000000" w:rsidRPr="00000000">
        <w:rPr>
          <w:rtl w:val="0"/>
        </w:rP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sidDel="00000000" w:rsidR="00000000" w:rsidRPr="00000000">
        <w:rPr>
          <w:vertAlign w:val="superscript"/>
        </w:rPr>
        <w:footnoteReference w:customMarkFollows="0" w:id="30"/>
      </w:r>
      <w:r w:rsidDel="00000000" w:rsidR="00000000" w:rsidRPr="00000000">
        <w:rPr>
          <w:rtl w:val="0"/>
        </w:rP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These differing perspectives create challenges for policymakers designing outcomes-based funding models. Narrow definitions of ROI, such as earnings premiums or job placement rates, are easier to measure and communicate, but they risk reinforcing a transactional view of higher education that ignores its broader civic and social purposes. Broader definitions capture the full range of returns but are harder to quantify and tie directly to funding.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rsidR="00000000" w:rsidDel="00000000" w:rsidP="00000000" w:rsidRDefault="00000000" w:rsidRPr="00000000" w14:paraId="0000007E">
      <w:pPr>
        <w:pStyle w:val="Heading1"/>
        <w:rPr/>
      </w:pPr>
      <w:bookmarkStart w:colFirst="0" w:colLast="0" w:name="_vhvc6ksq2ln" w:id="8"/>
      <w:bookmarkEnd w:id="8"/>
      <w:r w:rsidDel="00000000" w:rsidR="00000000" w:rsidRPr="00000000">
        <w:rPr>
          <w:rtl w:val="0"/>
        </w:rPr>
        <w:t xml:space="preserve">Design Considerations for Outcomes-Based Models</w:t>
      </w:r>
    </w:p>
    <w:p w:rsidR="00000000" w:rsidDel="00000000" w:rsidP="00000000" w:rsidRDefault="00000000" w:rsidRPr="00000000" w14:paraId="0000007F">
      <w:pPr>
        <w:rPr/>
      </w:pPr>
      <w:r w:rsidDel="00000000" w:rsidR="00000000" w:rsidRPr="00000000">
        <w:rPr>
          <w:rtl w:val="0"/>
        </w:rP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sidDel="00000000" w:rsidR="00000000" w:rsidRPr="00000000">
        <w:rPr>
          <w:b w:val="1"/>
          <w:bCs w:val="1"/>
          <w:rtl w:val="0"/>
        </w:rPr>
        <w:t xml:space="preserve">outcome metrics, calculation and distribution methods, and implementation considerations.</w:t>
      </w:r>
      <w:r w:rsidDel="00000000" w:rsidR="00000000" w:rsidRPr="00000000">
        <w:rPr>
          <w:rtl w:val="0"/>
        </w:rP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rsidR="00000000" w:rsidDel="00000000" w:rsidP="00000000" w:rsidRDefault="00000000" w:rsidRPr="00000000" w14:paraId="00000080">
      <w:pPr>
        <w:pStyle w:val="Heading2"/>
        <w:rPr/>
      </w:pPr>
      <w:bookmarkStart w:colFirst="0" w:colLast="0" w:name="_jminjuu2dhgw" w:id="9"/>
      <w:bookmarkEnd w:id="9"/>
      <w:r w:rsidDel="00000000" w:rsidR="00000000" w:rsidRPr="00000000">
        <w:rPr>
          <w:rtl w:val="0"/>
        </w:rPr>
        <w:t xml:space="preserve">Outcomes can span traditional metrics, state-specific priorities, and creative measures that reflect a fuller picture of higher education’s value.</w:t>
      </w:r>
    </w:p>
    <w:p w:rsidR="00000000" w:rsidDel="00000000" w:rsidP="00000000" w:rsidRDefault="00000000" w:rsidRPr="00000000" w14:paraId="00000081">
      <w:pPr>
        <w:rPr/>
      </w:pPr>
      <w:r w:rsidDel="00000000" w:rsidR="00000000" w:rsidRPr="00000000">
        <w:rPr>
          <w:rtl w:val="0"/>
        </w:rPr>
        <w:t xml:space="preserve">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move the needle on any one outcome as institutions spread their efforts thin trying to satisfy competing demands.</w:t>
      </w:r>
    </w:p>
    <w:p w:rsidR="00000000" w:rsidDel="00000000" w:rsidP="00000000" w:rsidRDefault="00000000" w:rsidRPr="00000000" w14:paraId="00000082">
      <w:pPr>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3">
            <w:pPr>
              <w:rPr>
                <w:b w:val="1"/>
                <w:bCs w:val="1"/>
              </w:rPr>
            </w:pPr>
            <w:r w:rsidDel="00000000" w:rsidR="00000000" w:rsidRPr="00000000">
              <w:rPr>
                <w:b w:val="1"/>
                <w:bCs w:val="1"/>
                <w:rtl w:val="0"/>
              </w:rPr>
              <w:t xml:space="preserve">Example: Texas's revamped two-year formula links funding directly to state policy goals by prioritizing high-value credentials.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their 2023 redesign of the community college funding formula, a major priority for Texas policymakers was increasing attainment as a driver of economic prosperity for both employers and individuals. The state's current 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sidDel="00000000" w:rsidR="00000000" w:rsidRPr="00000000">
              <w:rPr>
                <w:vertAlign w:val="superscript"/>
              </w:rPr>
              <w:footnoteReference w:customMarkFollows="0" w:id="32"/>
            </w:r>
            <w:r w:rsidDel="00000000" w:rsidR="00000000" w:rsidRPr="00000000">
              <w:rPr>
                <w:rtl w:val="0"/>
              </w:rP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rsidR="00000000" w:rsidDel="00000000" w:rsidP="00000000" w:rsidRDefault="00000000" w:rsidRPr="00000000" w14:paraId="00000088">
      <w:pPr>
        <w:rPr/>
      </w:pPr>
      <w:r w:rsidDel="00000000" w:rsidR="00000000" w:rsidRPr="00000000">
        <w:rPr>
          <w:rtl w:val="0"/>
        </w:rPr>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9">
            <w:pPr>
              <w:rPr>
                <w:b w:val="1"/>
                <w:bCs w:val="1"/>
              </w:rPr>
            </w:pPr>
            <w:r w:rsidDel="00000000" w:rsidR="00000000" w:rsidRPr="00000000">
              <w:rPr>
                <w:b w:val="1"/>
                <w:bCs w:val="1"/>
                <w:rtl w:val="0"/>
              </w:rPr>
              <w:t xml:space="preserve">Example: Indiana’s revised funding model for both two- and four-year institutions recognizes disparate declines in outcomes for low-income and adult students.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Data from Indiana shows that low-income and adult (25+) students have experienced larger declines in enrollment and completion than their comparison groups.</w:t>
            </w:r>
            <w:r w:rsidDel="00000000" w:rsidR="00000000" w:rsidRPr="00000000">
              <w:rPr>
                <w:vertAlign w:val="superscript"/>
              </w:rPr>
              <w:footnoteReference w:customMarkFollows="0" w:id="33"/>
            </w:r>
            <w:r w:rsidDel="00000000" w:rsidR="00000000" w:rsidRPr="00000000">
              <w:rPr>
                <w:rtl w:val="0"/>
              </w:rPr>
              <w:t xml:space="preserve"> These patterns also reflect a broader context where Indiana’s overall college-going rate decline is outpacing much of the nation, raising concerns about access, success, and competitiveness of the state’s labor market.</w:t>
            </w:r>
            <w:r w:rsidDel="00000000" w:rsidR="00000000" w:rsidRPr="00000000">
              <w:rPr>
                <w:vertAlign w:val="superscript"/>
              </w:rPr>
              <w:footnoteReference w:customMarkFollows="0" w:id="34"/>
            </w:r>
            <w:r w:rsidDel="00000000" w:rsidR="00000000" w:rsidRPr="00000000">
              <w:rPr>
                <w:rtl w:val="0"/>
              </w:rPr>
              <w:t xml:space="preserve"> Consequently, in 2024 state policymakers added low-income youth enrollment, adult enrollment, and adult completion rates to the metrics evaluated for funding.</w:t>
            </w:r>
            <w:r w:rsidDel="00000000" w:rsidR="00000000" w:rsidRPr="00000000">
              <w:rPr>
                <w:vertAlign w:val="superscript"/>
              </w:rPr>
              <w:footnoteReference w:customMarkFollows="0" w:id="35"/>
            </w:r>
            <w:r w:rsidDel="00000000" w:rsidR="00000000" w:rsidRPr="00000000">
              <w:rPr>
                <w:rtl w:val="0"/>
              </w:rPr>
              <w:t xml:space="preserve"> By specifying these metrics, Indiana policymakers aimed to incentivize institutions to address these disparities and increase the college-going and success rates for low-income and adult students.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sidDel="00000000" w:rsidR="00000000" w:rsidRPr="00000000">
        <w:rPr>
          <w:i w:val="1"/>
          <w:iCs w:val="1"/>
          <w:rtl w:val="0"/>
        </w:rPr>
        <w:t xml:space="preserve">what</w:t>
      </w:r>
      <w:r w:rsidDel="00000000" w:rsidR="00000000" w:rsidRPr="00000000">
        <w:rPr>
          <w:rtl w:val="0"/>
        </w:rPr>
        <w:t xml:space="preserve"> institutions produce, but also </w:t>
      </w:r>
      <w:r w:rsidDel="00000000" w:rsidR="00000000" w:rsidRPr="00000000">
        <w:rPr>
          <w:i w:val="1"/>
          <w:iCs w:val="1"/>
          <w:rtl w:val="0"/>
        </w:rPr>
        <w:t xml:space="preserve">how</w:t>
      </w:r>
      <w:r w:rsidDel="00000000" w:rsidR="00000000" w:rsidRPr="00000000">
        <w:rPr>
          <w:rtl w:val="0"/>
        </w:rPr>
        <w:t xml:space="preserve"> they get there — in other words, the specific inputs and processes that must be included to achieve those results. Institutions facing enrollment declines or changing demographics that affect other portions of their funding thus can still earn state funding for delivering high-quality programs.</w:t>
      </w:r>
    </w:p>
    <w:p w:rsidR="00000000" w:rsidDel="00000000" w:rsidP="00000000" w:rsidRDefault="00000000" w:rsidRPr="00000000" w14:paraId="0000008E">
      <w:pPr>
        <w:rPr/>
      </w:pPr>
      <w:r w:rsidDel="00000000" w:rsidR="00000000" w:rsidRPr="00000000">
        <w:rPr>
          <w:rtl w:val="0"/>
        </w:rPr>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F">
            <w:pPr>
              <w:rPr>
                <w:b w:val="1"/>
                <w:bCs w:val="1"/>
              </w:rPr>
            </w:pPr>
            <w:r w:rsidDel="00000000" w:rsidR="00000000" w:rsidRPr="00000000">
              <w:rPr>
                <w:b w:val="1"/>
                <w:bCs w:val="1"/>
                <w:rtl w:val="0"/>
              </w:rPr>
              <w:t xml:space="preserve">Example: Tennessee's two- and four-year funding formulas reward institutions for high-quality programming in addition to student outcomes.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sidDel="00000000" w:rsidR="00000000" w:rsidRPr="00000000">
              <w:rPr>
                <w:vertAlign w:val="superscript"/>
              </w:rPr>
              <w:footnoteReference w:customMarkFollows="0" w:id="36"/>
            </w:r>
            <w:r w:rsidDel="00000000" w:rsidR="00000000" w:rsidRPr="00000000">
              <w:rPr>
                <w:rtl w:val="0"/>
              </w:rPr>
              <w:t xml:space="preserve"> For example, a significant portion (25% for colleges, 35% for universities) of the quality assurance score is tied to maintaining good standing with accreditors as measured by external evaluations.</w:t>
            </w:r>
            <w:r w:rsidDel="00000000" w:rsidR="00000000" w:rsidRPr="00000000">
              <w:rPr>
                <w:vertAlign w:val="superscript"/>
              </w:rPr>
              <w:footnoteReference w:customMarkFollows="0" w:id="37"/>
            </w:r>
            <w:r w:rsidDel="00000000" w:rsidR="00000000" w:rsidRPr="00000000">
              <w:rPr>
                <w:rtl w:val="0"/>
              </w:rPr>
              <w:t xml:space="preserve"> These standards are reevaluated every five years to ensure relevance and ongoing alignment with state priorities.</w:t>
            </w:r>
            <w:r w:rsidDel="00000000" w:rsidR="00000000" w:rsidRPr="00000000">
              <w:rPr>
                <w:vertAlign w:val="superscript"/>
              </w:rPr>
              <w:footnoteReference w:customMarkFollows="0" w:id="38"/>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 are also less quantifiable externalities that remain valuable. Civic engagement and democratic participation are among the most significant benefits of higher education; graduates are more likely to vote,</w:t>
      </w:r>
      <w:r w:rsidDel="00000000" w:rsidR="00000000" w:rsidRPr="00000000">
        <w:rPr>
          <w:vertAlign w:val="superscript"/>
        </w:rPr>
        <w:footnoteReference w:customMarkFollows="0" w:id="39"/>
      </w:r>
      <w:r w:rsidDel="00000000" w:rsidR="00000000" w:rsidRPr="00000000">
        <w:rPr>
          <w:rtl w:val="0"/>
        </w:rPr>
        <w:t xml:space="preserve"> volunteer,</w:t>
      </w:r>
      <w:r w:rsidDel="00000000" w:rsidR="00000000" w:rsidRPr="00000000">
        <w:rPr>
          <w:vertAlign w:val="superscript"/>
        </w:rPr>
        <w:footnoteReference w:customMarkFollows="0" w:id="40"/>
      </w:r>
      <w:r w:rsidDel="00000000" w:rsidR="00000000" w:rsidRPr="00000000">
        <w:rPr>
          <w:rtl w:val="0"/>
        </w:rPr>
        <w:t xml:space="preserve"> and serve in leadership roles.</w:t>
      </w:r>
      <w:r w:rsidDel="00000000" w:rsidR="00000000" w:rsidRPr="00000000">
        <w:rPr>
          <w:vertAlign w:val="superscript"/>
        </w:rPr>
        <w:footnoteReference w:customMarkFollows="0" w:id="41"/>
      </w:r>
      <w:r w:rsidDel="00000000" w:rsidR="00000000" w:rsidRPr="00000000">
        <w:rPr>
          <w:rtl w:val="0"/>
        </w:rPr>
        <w:t xml:space="preserve"> Lifelong learning skills are another important outcome, as higher education equips individuals for reskilling and upskilling over a lifetime</w:t>
      </w:r>
      <w:r w:rsidDel="00000000" w:rsidR="00000000" w:rsidRPr="00000000">
        <w:rPr>
          <w:vertAlign w:val="superscript"/>
        </w:rPr>
        <w:footnoteReference w:customMarkFollows="0" w:id="42"/>
      </w:r>
      <w:r w:rsidDel="00000000" w:rsidR="00000000" w:rsidRPr="00000000">
        <w:rPr>
          <w:rtl w:val="0"/>
        </w:rPr>
        <w:t xml:space="preserve"> — something difficult to capture in short-term metrics. Relatedly, greater social mobility is correlated with higher attainment and can be measured using individuals’ lifetime earnings;</w:t>
      </w:r>
      <w:r w:rsidDel="00000000" w:rsidR="00000000" w:rsidRPr="00000000">
        <w:rPr>
          <w:vertAlign w:val="superscript"/>
        </w:rPr>
        <w:footnoteReference w:customMarkFollows="0" w:id="43"/>
      </w:r>
      <w:r w:rsidDel="00000000" w:rsidR="00000000" w:rsidRPr="00000000">
        <w:rPr>
          <w:rtl w:val="0"/>
        </w:rP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sidDel="00000000" w:rsidR="00000000" w:rsidRPr="00000000">
        <w:rPr>
          <w:vertAlign w:val="superscript"/>
        </w:rPr>
        <w:footnoteReference w:customMarkFollows="0" w:id="45"/>
      </w:r>
      <w:r w:rsidDel="00000000" w:rsidR="00000000" w:rsidRPr="00000000">
        <w:rPr>
          <w:rtl w:val="0"/>
        </w:rP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rsidR="00000000" w:rsidDel="00000000" w:rsidP="00000000" w:rsidRDefault="00000000" w:rsidRPr="00000000" w14:paraId="00000096">
      <w:pPr>
        <w:rPr/>
      </w:pPr>
      <w:r w:rsidDel="00000000" w:rsidR="00000000" w:rsidRPr="00000000">
        <w:rPr>
          <w:rtl w:val="0"/>
        </w:rPr>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97">
            <w:pPr>
              <w:rPr>
                <w:b w:val="1"/>
                <w:bCs w:val="1"/>
              </w:rPr>
            </w:pPr>
            <w:r w:rsidDel="00000000" w:rsidR="00000000" w:rsidRPr="00000000">
              <w:rPr>
                <w:b w:val="1"/>
                <w:bCs w:val="1"/>
                <w:rtl w:val="0"/>
              </w:rPr>
              <w:t xml:space="preserve">Example: Michigan’s two-year funding formula offers an example of a creative metric measuring how institutions contribute to their local communities.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Michigan's outcomes-based funding formula for two-year colleges allocates 5% of formula funding to a "Local Strategic Value" component.</w:t>
            </w:r>
            <w:r w:rsidDel="00000000" w:rsidR="00000000" w:rsidRPr="00000000">
              <w:rPr>
                <w:vertAlign w:val="superscript"/>
              </w:rPr>
              <w:footnoteReference w:customMarkFollows="0" w:id="46"/>
            </w:r>
            <w:r w:rsidDel="00000000" w:rsidR="00000000" w:rsidRPr="00000000">
              <w:rPr>
                <w:rtl w:val="0"/>
              </w:rPr>
              <w:t xml:space="preserve"> Developed in collaboration with the Michigan Community College Association, the metric requires institutions to certify compliance with four out of five "best practices" within three categories: economic development and </w:t>
            </w:r>
            <w:ins w:author="Marisa Mission" w:id="2" w:date="2026-01-15T17:00:02Z">
              <w:r w:rsidDel="00000000" w:rsidR="00000000" w:rsidRPr="00000000">
                <w:rPr>
                  <w:rtl w:val="0"/>
                  <w:rPrChange w:author="Marisa Mission" w:id="3" w:date="2026-01-15T17:00:02Z">
                    <w:rPr/>
                  </w:rPrChange>
                </w:rPr>
                <w:t xml:space="preserve">business and industry</w:t>
              </w:r>
            </w:ins>
            <w:del w:author="Marisa Mission" w:id="2" w:date="2026-01-15T17:00:02Z">
              <w:r w:rsidDel="00000000" w:rsidR="00000000" w:rsidRPr="00000000">
                <w:rPr>
                  <w:rtl w:val="0"/>
                  <w:rPrChange w:author="Marisa Mission" w:id="3" w:date="2026-01-15T17:00:02Z">
                    <w:rPr/>
                  </w:rPrChange>
                </w:rPr>
                <w:delText xml:space="preserve">business/industry</w:delText>
              </w:r>
            </w:del>
            <w:r w:rsidDel="00000000" w:rsidR="00000000" w:rsidRPr="00000000">
              <w:rPr>
                <w:rtl w:val="0"/>
              </w:rPr>
              <w:t xml:space="preserve"> partnerships, educational partnerships, and community services.</w:t>
            </w:r>
            <w:r w:rsidDel="00000000" w:rsidR="00000000" w:rsidRPr="00000000">
              <w:rPr>
                <w:vertAlign w:val="superscript"/>
              </w:rPr>
              <w:footnoteReference w:customMarkFollows="0" w:id="47"/>
            </w:r>
            <w:r w:rsidDel="00000000" w:rsidR="00000000" w:rsidRPr="00000000">
              <w:rPr>
                <w:rtl w:val="0"/>
              </w:rPr>
              <w:t xml:space="preserve"> This approach acknowledges that colleges contribute to public value in many ways, and funding formulas can use creatively designed metrics to reflect this multifaceted role.</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don't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rsidR="00000000" w:rsidDel="00000000" w:rsidP="00000000" w:rsidRDefault="00000000" w:rsidRPr="00000000" w14:paraId="0000009C">
      <w:pPr>
        <w:pStyle w:val="Heading2"/>
        <w:rPr/>
      </w:pPr>
      <w:bookmarkStart w:colFirst="0" w:colLast="0" w:name="_qn8y1kl7svwr" w:id="10"/>
      <w:bookmarkEnd w:id="10"/>
      <w:r w:rsidDel="00000000" w:rsidR="00000000" w:rsidRPr="00000000">
        <w:rPr>
          <w:rtl w:val="0"/>
        </w:rPr>
        <w:t xml:space="preserve">Different ways of calculating and distributing funding can also shape institutional behavior.</w:t>
      </w:r>
    </w:p>
    <w:p w:rsidR="00000000" w:rsidDel="00000000" w:rsidP="00000000" w:rsidRDefault="00000000" w:rsidRPr="00000000" w14:paraId="0000009D">
      <w:pPr>
        <w:rPr/>
      </w:pPr>
      <w:r w:rsidDel="00000000" w:rsidR="00000000" w:rsidRPr="00000000">
        <w:rPr>
          <w:rtl w:val="0"/>
        </w:rPr>
        <w:t xml:space="preserve">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rsidR="00000000" w:rsidDel="00000000" w:rsidP="00000000" w:rsidRDefault="00000000" w:rsidRPr="00000000" w14:paraId="000000A0">
      <w:pPr>
        <w:rPr/>
      </w:pPr>
      <w:r w:rsidDel="00000000" w:rsidR="00000000" w:rsidRPr="00000000">
        <w:rPr>
          <w:rtl w:val="0"/>
        </w:rPr>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A1">
            <w:pPr>
              <w:rPr>
                <w:b w:val="1"/>
                <w:bCs w:val="1"/>
              </w:rPr>
            </w:pPr>
            <w:r w:rsidDel="00000000" w:rsidR="00000000" w:rsidRPr="00000000">
              <w:rPr>
                <w:b w:val="1"/>
                <w:bCs w:val="1"/>
                <w:rtl w:val="0"/>
              </w:rPr>
              <w:t xml:space="preserve">Example: Ohio’s four-year funding formula combines multi-year averages with annually updated cost rates to ensure that the formula is up to date without letting temporary changes bias the 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Ohio's four-year formula relies mainly on two outcome metrics: course completions and degree attainment.</w:t>
            </w:r>
            <w:r w:rsidDel="00000000" w:rsidR="00000000" w:rsidRPr="00000000">
              <w:rPr>
                <w:vertAlign w:val="superscript"/>
              </w:rPr>
              <w:footnoteReference w:customMarkFollows="0" w:id="49"/>
            </w:r>
            <w:r w:rsidDel="00000000" w:rsidR="00000000" w:rsidRPr="00000000">
              <w:rPr>
                <w:rtl w:val="0"/>
              </w:rPr>
              <w:t xml:space="preserve"> Both are calculated using three-year averages to smooth out year-to-year fluctuations and account for outliers.</w:t>
            </w:r>
            <w:r w:rsidDel="00000000" w:rsidR="00000000" w:rsidRPr="00000000">
              <w:rPr>
                <w:vertAlign w:val="superscript"/>
              </w:rPr>
              <w:footnoteReference w:customMarkFollows="0" w:id="50"/>
            </w:r>
            <w:r w:rsidDel="00000000" w:rsidR="00000000" w:rsidRPr="00000000">
              <w:rPr>
                <w:rtl w:val="0"/>
              </w:rP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sidDel="00000000" w:rsidR="00000000" w:rsidRPr="00000000">
              <w:rPr>
                <w:vertAlign w:val="superscript"/>
              </w:rPr>
              <w:footnoteReference w:customMarkFollows="0" w:id="51"/>
            </w:r>
            <w:r w:rsidDel="00000000" w:rsidR="00000000" w:rsidRPr="00000000">
              <w:rPr>
                <w:rtl w:val="0"/>
              </w:rPr>
              <w:t xml:space="preserve"> This approach provides stability for institutions while ensuring that funding remains aligned with real costs.</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rsidR="00000000" w:rsidDel="00000000" w:rsidP="00000000" w:rsidRDefault="00000000" w:rsidRPr="00000000" w14:paraId="000000A6">
      <w:pPr>
        <w:rPr/>
      </w:pPr>
      <w:r w:rsidDel="00000000" w:rsidR="00000000" w:rsidRPr="00000000">
        <w:rPr>
          <w:rtl w:val="0"/>
        </w:rPr>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A7">
            <w:pPr>
              <w:rPr>
                <w:b w:val="1"/>
                <w:bCs w:val="1"/>
              </w:rPr>
            </w:pPr>
            <w:r w:rsidDel="00000000" w:rsidR="00000000" w:rsidRPr="00000000">
              <w:rPr>
                <w:b w:val="1"/>
                <w:bCs w:val="1"/>
                <w:rtl w:val="0"/>
              </w:rPr>
              <w:t xml:space="preserve">Example: The four-year formulas in Kentucky and Colorado offer a juxtaposition of two different approaches to distributing funding.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Kentucky's four-year formula uses the competitive approach: for each of its five metrics, institutions earn funding based on their share of the system-wide total volume of that metric.</w:t>
            </w:r>
            <w:r w:rsidDel="00000000" w:rsidR="00000000" w:rsidRPr="00000000">
              <w:rPr>
                <w:vertAlign w:val="superscript"/>
              </w:rPr>
              <w:footnoteReference w:customMarkFollows="0" w:id="52"/>
            </w:r>
            <w:r w:rsidDel="00000000" w:rsidR="00000000" w:rsidRPr="00000000">
              <w:rPr>
                <w:rtl w:val="0"/>
              </w:rPr>
              <w:t xml:space="preserve"> The advantage of this method is simplicity, but the disadvantage is that institutions are competing with each other rather than working toward shared statewide goals.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contrast, Colorado’s formula measures performance by relative growth. For each of the eight metrics used, the change in an institution’s data is multiplied by its prior year's appropriation share and normalized to calculate the current year's share of total funding.</w:t>
            </w:r>
            <w:r w:rsidDel="00000000" w:rsidR="00000000" w:rsidRPr="00000000">
              <w:rPr>
                <w:vertAlign w:val="superscript"/>
              </w:rPr>
              <w:footnoteReference w:customMarkFollows="0" w:id="53"/>
            </w:r>
            <w:r w:rsidDel="00000000" w:rsidR="00000000" w:rsidRPr="00000000">
              <w:rPr>
                <w:rtl w:val="0"/>
              </w:rPr>
              <w:t xml:space="preserve"> This method allows IHEs to compete against their past performance, but it is more complex, and it is not always clear exactly how an increase in any outcome metric will translate into additional funding.</w:t>
            </w:r>
          </w:p>
        </w:tc>
      </w:tr>
    </w:tbl>
    <w:p w:rsidR="00000000" w:rsidDel="00000000" w:rsidP="00000000" w:rsidRDefault="00000000" w:rsidRPr="00000000" w14:paraId="000000AC">
      <w:pPr>
        <w:pStyle w:val="Heading2"/>
        <w:rPr/>
      </w:pPr>
      <w:bookmarkStart w:colFirst="0" w:colLast="0" w:name="_k8ywciobpbm8" w:id="11"/>
      <w:bookmarkEnd w:id="11"/>
      <w:r w:rsidDel="00000000" w:rsidR="00000000" w:rsidRPr="00000000">
        <w:rPr>
          <w:rtl w:val="0"/>
        </w:rPr>
        <w:t xml:space="preserve">Considering practical implementation strategies is crucial for mitigating risks and facilitating success.</w:t>
      </w:r>
    </w:p>
    <w:p w:rsidR="00000000" w:rsidDel="00000000" w:rsidP="00000000" w:rsidRDefault="00000000" w:rsidRPr="00000000" w14:paraId="000000AD">
      <w:pPr>
        <w:rPr/>
      </w:pPr>
      <w:r w:rsidDel="00000000" w:rsidR="00000000" w:rsidRPr="00000000">
        <w:rPr>
          <w:rtl w:val="0"/>
        </w:rP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B1">
            <w:pPr>
              <w:rPr>
                <w:b w:val="1"/>
                <w:bCs w:val="1"/>
              </w:rPr>
            </w:pPr>
            <w:r w:rsidDel="00000000" w:rsidR="00000000" w:rsidRPr="00000000">
              <w:rPr>
                <w:b w:val="1"/>
                <w:bCs w:val="1"/>
                <w:rtl w:val="0"/>
              </w:rPr>
              <w:t xml:space="preserve">Example: Oregon’s recent redesign of its community college funding formula included an extended implementation timeline for stability as well as established review cycles.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sidDel="00000000" w:rsidR="00000000" w:rsidRPr="00000000">
              <w:rPr>
                <w:vertAlign w:val="superscript"/>
              </w:rPr>
              <w:footnoteReference w:customMarkFollows="0" w:id="55"/>
            </w:r>
            <w:r w:rsidDel="00000000" w:rsidR="00000000" w:rsidRPr="00000000">
              <w:rPr>
                <w:rtl w:val="0"/>
              </w:rPr>
              <w:t xml:space="preserve"> To protect stability, the state is phasing in the outcomes components over five years, from $12.5 million in FY25 to $37 million in FY29.</w:t>
            </w:r>
            <w:r w:rsidDel="00000000" w:rsidR="00000000" w:rsidRPr="00000000">
              <w:rPr>
                <w:vertAlign w:val="superscript"/>
              </w:rPr>
              <w:footnoteReference w:customMarkFollows="0" w:id="56"/>
            </w:r>
            <w:r w:rsidDel="00000000" w:rsidR="00000000" w:rsidRPr="00000000">
              <w:rPr>
                <w:rtl w:val="0"/>
              </w:rPr>
              <w:t xml:space="preserve"> From FY30 on, the outcomes-based component will stay a constant 10% of the total state appropriations.</w:t>
            </w:r>
            <w:r w:rsidDel="00000000" w:rsidR="00000000" w:rsidRPr="00000000">
              <w:rPr>
                <w:vertAlign w:val="superscript"/>
              </w:rPr>
              <w:footnoteReference w:customMarkFollows="0" w:id="57"/>
            </w:r>
            <w:r w:rsidDel="00000000" w:rsidR="00000000" w:rsidRPr="00000000">
              <w:rPr>
                <w:rtl w:val="0"/>
              </w:rPr>
              <w:t xml:space="preserve"> The initial five-year implementation timeline also includes a review cycle after two years specifically to examine unintended consequences of the new formula, after which reviews will continue every five years.</w:t>
            </w:r>
            <w:r w:rsidDel="00000000" w:rsidR="00000000" w:rsidRPr="00000000">
              <w:rPr>
                <w:vertAlign w:val="superscript"/>
              </w:rPr>
              <w:footnoteReference w:customMarkFollows="0" w:id="58"/>
            </w:r>
            <w:r w:rsidDel="00000000" w:rsidR="00000000" w:rsidRPr="00000000">
              <w:rPr>
                <w:rtl w:val="0"/>
              </w:rPr>
              <w:t xml:space="preserve"> Finally, colleges can also request one-time funds from the CCSF Strategic Fund — a set-aside for statewide initiatives and efforts to meet new legislative requirements — to support implementation.</w:t>
            </w:r>
            <w:r w:rsidDel="00000000" w:rsidR="00000000" w:rsidRPr="00000000">
              <w:rPr>
                <w:vertAlign w:val="superscript"/>
              </w:rPr>
              <w:footnoteReference w:customMarkFollows="0" w:id="59"/>
            </w:r>
            <w:r w:rsidDel="00000000" w:rsidR="00000000" w:rsidRPr="00000000">
              <w:rPr>
                <w:rtl w:val="0"/>
              </w:rPr>
              <w:t xml:space="preserve"> A corresponding increase in appropriations for the Strategic Fund reflects this support, totaling $6.4 million for the 2025–27 biennium (up from $5.9 million for 2023–25).</w:t>
            </w:r>
            <w:r w:rsidDel="00000000" w:rsidR="00000000" w:rsidRPr="00000000">
              <w:rPr>
                <w:vertAlign w:val="superscript"/>
              </w:rPr>
              <w:footnoteReference w:customMarkFollows="0" w:id="60"/>
            </w:r>
            <w:r w:rsidDel="00000000" w:rsidR="00000000" w:rsidRPr="00000000">
              <w:rPr>
                <w:rtl w:val="0"/>
              </w:rP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rsidR="00000000" w:rsidDel="00000000" w:rsidP="00000000" w:rsidRDefault="00000000" w:rsidRPr="00000000" w14:paraId="000000B4">
      <w:pPr>
        <w:pBdr>
          <w:bottom w:color="000000" w:space="1" w:sz="4" w:val="single"/>
        </w:pBdr>
        <w:rPr/>
      </w:pPr>
      <w:r w:rsidDel="00000000" w:rsidR="00000000" w:rsidRPr="00000000">
        <w:rPr>
          <w:rtl w:val="0"/>
        </w:rPr>
      </w:r>
    </w:p>
    <w:p w:rsidR="00000000" w:rsidDel="00000000" w:rsidP="00000000" w:rsidRDefault="00000000" w:rsidRPr="00000000" w14:paraId="000000B5">
      <w:pPr>
        <w:pBdr>
          <w:bottom w:color="000000" w:space="1" w:sz="4" w:val="single"/>
        </w:pBdr>
        <w:rPr/>
      </w:pPr>
      <w:r w:rsidDel="00000000" w:rsidR="00000000" w:rsidRPr="00000000">
        <w:rPr>
          <w:rtl w:val="0"/>
        </w:rPr>
      </w:r>
    </w:p>
    <w:p w:rsidR="00000000" w:rsidDel="00000000" w:rsidP="00000000" w:rsidRDefault="00000000" w:rsidRPr="00000000" w14:paraId="000000B6">
      <w:pPr>
        <w:pStyle w:val="Heading2"/>
        <w:rPr/>
      </w:pPr>
      <w:bookmarkStart w:colFirst="0" w:colLast="0" w:name="_370dcquczn93" w:id="12"/>
      <w:bookmarkEnd w:id="12"/>
      <w:r w:rsidDel="00000000" w:rsidR="00000000" w:rsidRPr="00000000">
        <w:rPr>
          <w:rtl w:val="0"/>
        </w:rPr>
        <w:t xml:space="preserve">Questions to Consider</w:t>
      </w:r>
    </w:p>
    <w:p w:rsidR="00000000" w:rsidDel="00000000" w:rsidP="00000000" w:rsidRDefault="00000000" w:rsidRPr="00000000" w14:paraId="000000B7">
      <w:pPr>
        <w:rPr/>
      </w:pPr>
      <w:r w:rsidDel="00000000" w:rsidR="00000000" w:rsidRPr="00000000">
        <w:rPr>
          <w:rtl w:val="0"/>
        </w:rPr>
        <w:t xml:space="preserve">As states contemplate whether to adopt or revise outcomes-based funding models, several questions can help guide discussion and decision-making: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Does the state have clearly articulated goals for its higher education system?</w:t>
      </w:r>
      <w:r w:rsidDel="00000000" w:rsidR="00000000" w:rsidRPr="00000000">
        <w:rPr>
          <w:rtl w:val="0"/>
        </w:rPr>
        <w:t xml:space="preserve"> Without clear goals, it will be difficult to design an effective funding formula. Who have been the primary stakeholders engaged in developing those goals? Are there disagreements about priorities, and how might those be addressed?</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Who are the key stakeholders that would be most impacted by a new funding model? Is there existing interest in an outcomes-based funding approach?</w:t>
      </w:r>
      <w:r w:rsidDel="00000000" w:rsidR="00000000" w:rsidRPr="00000000">
        <w:rPr>
          <w:rtl w:val="0"/>
        </w:rPr>
        <w:t xml:space="preserve"> Building broad support for outcomes-based funding is essential for successful implementation. Resistance from institutional leaders, faculty, or students can undermine even well-designed models.</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Given a state’s specific context, how much funding is appropriate for incentivizing behavior change without adverse effects?</w:t>
      </w:r>
      <w:r w:rsidDel="00000000" w:rsidR="00000000" w:rsidRPr="00000000">
        <w:rPr>
          <w:rtl w:val="0"/>
        </w:rPr>
        <w:t xml:space="preserve"> Tying too little funding to outcomes may fail to motivate change, while tying too much can create financial instability and encourage gaming the system.</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Can the state's goals be captured in an outcomes-based funding framework?</w:t>
      </w:r>
      <w:r w:rsidDel="00000000" w:rsidR="00000000" w:rsidRPr="00000000">
        <w:rPr>
          <w:rtl w:val="0"/>
        </w:rP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Which entity in the state will be responsible for stewarding and implementing the outcomes-based formula?</w:t>
      </w:r>
      <w:r w:rsidDel="00000000" w:rsidR="00000000" w:rsidRPr="00000000">
        <w:rPr>
          <w:rtl w:val="0"/>
        </w:rPr>
        <w:t xml:space="preserve"> How will this organization monitor funding levels and institutional performance, and how might it propose changes? </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pBdr>
          <w:bottom w:color="000000" w:space="1" w:sz="4" w:val="single"/>
        </w:pBdr>
        <w:rPr/>
      </w:pPr>
      <w:r w:rsidDel="00000000" w:rsidR="00000000" w:rsidRPr="00000000">
        <w:rPr>
          <w:b w:val="1"/>
          <w:bCs w:val="1"/>
          <w:rtl w:val="0"/>
        </w:rPr>
        <w:t xml:space="preserve">What data infrastructure would be necessary to support the outcomes-based funding model?</w:t>
      </w:r>
      <w:r w:rsidDel="00000000" w:rsidR="00000000" w:rsidRPr="00000000">
        <w:rPr>
          <w:rtl w:val="0"/>
        </w:rPr>
        <w:t xml:space="preserve"> Effective outcomes-based funding requires robust data systems that can track student progress, calculate outcomes reliably, and provide transparency to stakeholders. States must invest in the infrastructure needed to support their funding models.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rsidR="00000000" w:rsidDel="00000000" w:rsidP="00000000" w:rsidRDefault="00000000" w:rsidRPr="00000000" w14:paraId="000000C6">
      <w:pPr>
        <w:pStyle w:val="Heading1"/>
        <w:rPr/>
      </w:pPr>
      <w:bookmarkStart w:colFirst="0" w:colLast="0" w:name="_c8axqseu0fp" w:id="13"/>
      <w:bookmarkEnd w:id="13"/>
      <w:r w:rsidDel="00000000" w:rsidR="00000000" w:rsidRPr="00000000">
        <w:rPr>
          <w:rtl w:val="0"/>
        </w:rPr>
        <w:t xml:space="preserve">Conclusion</w:t>
      </w:r>
    </w:p>
    <w:p w:rsidR="00000000" w:rsidDel="00000000" w:rsidP="00000000" w:rsidRDefault="00000000" w:rsidRPr="00000000" w14:paraId="000000C7">
      <w:pPr>
        <w:rPr/>
      </w:pPr>
      <w:r w:rsidDel="00000000" w:rsidR="00000000" w:rsidRPr="00000000">
        <w:rPr>
          <w:rtl w:val="0"/>
        </w:rPr>
        <w:t xml:space="preserve">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color w:val="00000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gg1iy1tli5es" w:id="14"/>
      <w:bookmarkEnd w:id="14"/>
      <w:r w:rsidDel="00000000" w:rsidR="00000000" w:rsidRPr="00000000">
        <w:rPr>
          <w:rtl w:val="0"/>
        </w:rPr>
        <w:t xml:space="preserve">Acknowledgments</w:t>
      </w:r>
    </w:p>
    <w:p w:rsidR="00000000" w:rsidDel="00000000" w:rsidP="00000000" w:rsidRDefault="00000000" w:rsidRPr="00000000" w14:paraId="000000CD">
      <w:pPr>
        <w:rPr/>
      </w:pPr>
      <w:r w:rsidDel="00000000" w:rsidR="00000000" w:rsidRPr="00000000">
        <w:rPr>
          <w:rtl w:val="0"/>
        </w:rPr>
        <w:t xml:space="preserve">We would like to thank the many experts who gave their time and shared their knowledge with us to inform our work, as well as Christine Dickason for her input and review. Thank you also to the JPMorgan Chase Foundation for its financial support of this project.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would also like to thank our Bellwether colleague Ashlie Scott for her support. Thank you to Amy Ribock, Kate Neifeld, Andy Jacob, McKenzie Maxson, Julie Nguyen, and Amber Walker for shepherding and disseminating this work, and to Super Copy Editors.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contributions of these individuals and entities significantly enhanced our work; however, any errors in fact or analysis remain the responsibility of the authors.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opf5zg31qk6s" w:id="15"/>
      <w:bookmarkEnd w:id="15"/>
      <w:r w:rsidDel="00000000" w:rsidR="00000000" w:rsidRPr="00000000">
        <w:rPr>
          <w:rtl w:val="0"/>
        </w:rPr>
        <w:t xml:space="preserve">About the Authors</w:t>
      </w:r>
    </w:p>
    <w:p w:rsidR="00000000" w:rsidDel="00000000" w:rsidP="00000000" w:rsidRDefault="00000000" w:rsidRPr="00000000" w14:paraId="000000D4">
      <w:pPr>
        <w:rPr>
          <w:b w:val="1"/>
          <w:bCs w:val="1"/>
        </w:rPr>
      </w:pPr>
      <w:r w:rsidDel="00000000" w:rsidR="00000000" w:rsidRPr="00000000">
        <w:rPr>
          <w:b w:val="1"/>
          <w:bCs w:val="1"/>
          <w:rtl w:val="0"/>
        </w:rPr>
        <w:t xml:space="preserve">MARISA MISSION</w:t>
      </w:r>
    </w:p>
    <w:p w:rsidR="00000000" w:rsidDel="00000000" w:rsidP="00000000" w:rsidRDefault="00000000" w:rsidRPr="00000000" w14:paraId="000000D5">
      <w:pPr>
        <w:rPr/>
      </w:pPr>
      <w:r w:rsidDel="00000000" w:rsidR="00000000" w:rsidRPr="00000000">
        <w:rPr>
          <w:rtl w:val="0"/>
        </w:rPr>
        <w:t xml:space="preserve">Marisa Mission is a senior analyst at Bellwether. She can be reached at marisa.mission@bellwether.org.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HAILLY T.N. KORMAN</w:t>
      </w:r>
    </w:p>
    <w:p w:rsidR="00000000" w:rsidDel="00000000" w:rsidP="00000000" w:rsidRDefault="00000000" w:rsidRPr="00000000" w14:paraId="000000D8">
      <w:pPr>
        <w:rPr/>
      </w:pPr>
      <w:r w:rsidDel="00000000" w:rsidR="00000000" w:rsidRPr="00000000">
        <w:rPr>
          <w:rtl w:val="0"/>
        </w:rPr>
        <w:t xml:space="preserve">Hailly T.N. Korman is a senior associate partner at Bellwether. She can be reached at hailly.korman@bellwether.org.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NICK LEE</w:t>
      </w:r>
    </w:p>
    <w:p w:rsidR="00000000" w:rsidDel="00000000" w:rsidP="00000000" w:rsidRDefault="00000000" w:rsidRPr="00000000" w14:paraId="000000DB">
      <w:pPr>
        <w:rPr/>
      </w:pPr>
      <w:r w:rsidDel="00000000" w:rsidR="00000000" w:rsidRPr="00000000">
        <w:rPr>
          <w:rtl w:val="0"/>
        </w:rPr>
        <w:t xml:space="preserve">Nick Lee is a senior partner at Bellwether. He can be reached at nick.lee@bellwether.org.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COLLEEN CAMPBELL</w:t>
      </w:r>
    </w:p>
    <w:p w:rsidR="00000000" w:rsidDel="00000000" w:rsidP="00000000" w:rsidRDefault="00000000" w:rsidRPr="00000000" w14:paraId="000000DE">
      <w:pPr>
        <w:rPr/>
      </w:pPr>
      <w:r w:rsidDel="00000000" w:rsidR="00000000" w:rsidRPr="00000000">
        <w:rPr>
          <w:rtl w:val="0"/>
        </w:rPr>
        <w:t xml:space="preserve">Colleen Campbell is a senior associate partner at Bellwether. She can be reached at colleen.campbell@bellwether.org.</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ft0h7mg1yi13" w:id="16"/>
      <w:bookmarkEnd w:id="16"/>
      <w:r w:rsidDel="00000000" w:rsidR="00000000" w:rsidRPr="00000000">
        <w:rPr>
          <w:rtl w:val="0"/>
        </w:rPr>
        <w:t xml:space="preserve">About Bellwether</w:t>
      </w:r>
    </w:p>
    <w:p w:rsidR="00000000" w:rsidDel="00000000" w:rsidP="00000000" w:rsidRDefault="00000000" w:rsidRPr="00000000" w14:paraId="000000E1">
      <w:pPr>
        <w:rPr/>
      </w:pPr>
      <w:r w:rsidDel="00000000" w:rsidR="00000000" w:rsidRPr="00000000">
        <w:rPr>
          <w:rtl w:val="0"/>
        </w:rPr>
        <w:t xml:space="preserve">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zeq5oytcrsz7" w:id="17"/>
      <w:bookmarkEnd w:id="17"/>
      <w:r w:rsidDel="00000000" w:rsidR="00000000" w:rsidRPr="00000000">
        <w:rPr>
          <w:rtl w:val="0"/>
        </w:rPr>
        <w:t xml:space="preserve">Creative Commons</w:t>
      </w:r>
    </w:p>
    <w:p w:rsidR="00000000" w:rsidDel="00000000" w:rsidP="00000000" w:rsidRDefault="00000000" w:rsidRPr="00000000" w14:paraId="000000E5">
      <w:pPr>
        <w:rPr>
          <w:b w:val="1"/>
          <w:bCs w:val="1"/>
        </w:rPr>
      </w:pPr>
      <w:r w:rsidDel="00000000" w:rsidR="00000000" w:rsidRPr="00000000">
        <w:rPr>
          <w:b w:val="1"/>
          <w:bCs w:val="1"/>
          <w:rtl w:val="0"/>
        </w:rPr>
        <w:t xml:space="preserve">© 2026 Bellwether</w:t>
      </w:r>
    </w:p>
    <w:p w:rsidR="00000000" w:rsidDel="00000000" w:rsidP="00000000" w:rsidRDefault="00000000" w:rsidRPr="00000000" w14:paraId="000000E6">
      <w:pPr>
        <w:rPr/>
      </w:pPr>
      <w:r w:rsidDel="00000000" w:rsidR="00000000" w:rsidRPr="00000000">
        <w:rPr>
          <w:rtl w:val="0"/>
        </w:rPr>
        <w:t xml:space="preserve">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br w:type="textWrapping"/>
      </w:r>
    </w:p>
    <w:p w:rsidR="00000000" w:rsidDel="00000000" w:rsidP="00000000" w:rsidRDefault="00000000" w:rsidRPr="00000000" w14:paraId="000000E7">
      <w:pPr>
        <w:rPr/>
      </w:pPr>
      <w:r w:rsidDel="00000000" w:rsidR="00000000" w:rsidRPr="00000000">
        <w:rPr>
          <w:b w:val="1"/>
          <w:bCs w:val="1"/>
          <w:rtl w:val="0"/>
        </w:rPr>
        <w:t xml:space="preserve">Attribution.</w:t>
      </w:r>
      <w:r w:rsidDel="00000000" w:rsidR="00000000" w:rsidRPr="00000000">
        <w:rPr>
          <w:rtl w:val="0"/>
        </w:rPr>
        <w:t xml:space="preserve"> You must clearly attribute the work to Bellwether and provide a link back to the publication at www.bellwether.org. </w:t>
        <w:br w:type="textWrapping"/>
        <w:br w:type="textWrapping"/>
      </w:r>
      <w:r w:rsidDel="00000000" w:rsidR="00000000" w:rsidRPr="00000000">
        <w:rPr>
          <w:b w:val="1"/>
          <w:bCs w:val="1"/>
          <w:rtl w:val="0"/>
        </w:rPr>
        <w:t xml:space="preserve">Noncommercial.</w:t>
      </w:r>
      <w:r w:rsidDel="00000000" w:rsidR="00000000" w:rsidRPr="00000000">
        <w:rPr>
          <w:rtl w:val="0"/>
        </w:rPr>
        <w:t xml:space="preserve"> You may not use this work for commercial purposes without explicit prior permission from Bellwether.</w:t>
        <w:br w:type="textWrapping"/>
      </w:r>
    </w:p>
    <w:p w:rsidR="00000000" w:rsidDel="00000000" w:rsidP="00000000" w:rsidRDefault="00000000" w:rsidRPr="00000000" w14:paraId="000000E8">
      <w:pPr>
        <w:rPr/>
      </w:pPr>
      <w:r w:rsidDel="00000000" w:rsidR="00000000" w:rsidRPr="00000000">
        <w:rPr>
          <w:b w:val="1"/>
          <w:bCs w:val="1"/>
          <w:rtl w:val="0"/>
        </w:rPr>
        <w:t xml:space="preserve">Share Alike.</w:t>
      </w:r>
      <w:r w:rsidDel="00000000" w:rsidR="00000000" w:rsidRPr="00000000">
        <w:rPr>
          <w:rtl w:val="0"/>
        </w:rPr>
        <w:t xml:space="preserve"> If you alter, transform, or build upon this work, you may distribute the resulting work only under a license identical to this one.</w:t>
        <w:br w:type="textWrapping"/>
      </w:r>
    </w:p>
    <w:p w:rsidR="00000000" w:rsidDel="00000000" w:rsidP="00000000" w:rsidRDefault="00000000" w:rsidRPr="00000000" w14:paraId="000000E9">
      <w:pPr>
        <w:rPr/>
      </w:pPr>
      <w:r w:rsidDel="00000000" w:rsidR="00000000" w:rsidRPr="00000000">
        <w:rPr>
          <w:rtl w:val="0"/>
        </w:rPr>
        <w:t xml:space="preserve">For the full legal code of this Creative Commons license, please visit www.creativecommons.org. If you have any questions about citing or reusing Bellwether content, please contact us.</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5e6i9oaq5gna" w:id="18"/>
      <w:bookmarkEnd w:id="18"/>
      <w:r w:rsidDel="00000000" w:rsidR="00000000" w:rsidRPr="00000000">
        <w:rPr>
          <w:rtl w:val="0"/>
        </w:rPr>
        <w:t xml:space="preserve">Endnotes</w:t>
      </w:r>
      <w:r w:rsidDel="00000000" w:rsidR="00000000" w:rsidRPr="00000000">
        <w:rPr>
          <w:rtl w:val="0"/>
        </w:rPr>
      </w:r>
    </w:p>
    <w:sectPr>
      <w:type w:val="nextPage"/>
      <w:pgSz w:h="15840" w:w="12240" w:orient="portrait"/>
      <w:pgMar w:bottom="1440" w:top="1440" w:left="1080" w:right="108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ber Walker" w:id="1" w:date="2025-11-17T16:57:4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TEAM: Please refrain from making additional updates to this document until we get it back from Super Copy Editors. Thank you.</w:t>
      </w:r>
    </w:p>
  </w:comment>
  <w:comment w:author="Marisa Mission" w:id="0" w:date="2025-11-17T13:24: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Title</w:t>
      </w:r>
    </w:p>
  </w:comment>
  <w:comment w:author="Marisa Mission" w:id="2" w:date="2026-01-15T16:07:1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Capitalization: AP Style for report titles - prepositions of 3 letters or fewer should be lowercase. (recommended)</w:t>
      </w:r>
    </w:p>
  </w:comment>
  <w:comment w:id="0" w:author="Claude" w:date="2026-01-29T22:20:23Z" w:initials="C">
    <w:p w14:paraId="131759B8" w14:textId="77777777">
      <w:r>
        <w:rPr>
          <w:rStyle w:val="CommentReference"/>
        </w:rPr>
        <w:annotationRef/>
      </w:r>
      <w:r>
        <w:rPr>
          <w:color w:val="000000"/>
          <w:sz w:val="20"/>
          <w:szCs w:val="20"/>
        </w:rPr>
        <w:t>Verify author name spelling</w:t>
      </w:r>
    </w:p>
  </w:comment>
  <w:comment w:id="1" w:author="Claude" w:date="2026-01-29T22:20:23Z" w:initials="C">
    <w:p w14:paraId="3D7831BD" w14:textId="77777777">
      <w:r>
        <w:rPr>
          <w:rStyle w:val="CommentReference"/>
        </w:rPr>
        <w:annotationRef/>
      </w:r>
      <w:r>
        <w:rPr>
          <w:color w:val="000000"/>
          <w:sz w:val="20"/>
          <w:szCs w:val="20"/>
        </w:rPr>
        <w:t>Updated document status indicator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759B8" w15:done="0"/>
  <w15:commentEx w15:paraId="3D7831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B00F187" w16cex:dateUtc="2026-01-29T22:20:23Z"/>
  <w16cex:commentExtensible w16cex:durableId="0C093C9A" w16cex:dateUtc="2026-01-29T22:20: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759B8" w16cid:durableId="6B00F187"/>
  <w16cid:commentId w16cid:paraId="3D7831BD" w16cid:durableId="0C093C9A"/>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“Sources and Uses of State Funding,” State Higher Education Finance Report, State Higher Education Executive Officers Association, 2024, </w:t>
      </w:r>
      <w:hyperlink r:id="rId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https://shef.sheeo.org/report/?report_page=sources-and-uses-of-state-funding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Ben Cecil. “Voters Want Less Talk and More Action on Higher Ed Value.” Third Way. May 14, 2024. </w:t>
      </w:r>
      <w:hyperlink r:id="rId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https://www.thirdway.org/report/voters-want-less-talk-and-more-action-on-higher-ed-value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Ben Cecil. “Voters Want Less Talk and More Action on Higher Ed Value.” Third Way. May 14, 2024. </w:t>
      </w:r>
      <w:hyperlink r:id="rId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https://www.thirdway.org/report/voters-want-less-talk-and-more-action-on-higher-ed-value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Christine Dickason, Marisa Mission, Nick Lee, and Mark Baxter, “Federal Higher Education Policy: Early Actions for States in Response to Recent Changes,” Bellwether, </w:t>
      </w:r>
      <w:hyperlink r:id="rId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https://bellwether.org/publications/federal-higher-education-policy/?activeTab=2</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Wesley Tharpe. "Roundup: State Budgets Increasingly Strained as House, Senate Republican Plans Would Impose Major Costs." Center on Budget and Policy Priorities. June 24, 2025. </w:t>
      </w:r>
      <w:hyperlink r:id="rId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https://www.cbpp.org/research/state-budget-and-tax/roundup-state-budgets-increasingly-strained-as-house-senate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Andrew Smalley. "Innovative Postsecondary Funding Strategies." National Conference of State Legislatures. February 22, 2024. </w:t>
      </w:r>
      <w:hyperlink r:id="rId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https://www.ncsl.org/education/innovative-postsecondary-funding-strategies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Sara Weissman, “’More Refined’ Performance-Based Funding for Community Colleges,”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Inside Higher Ed</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June 15, 2023, </w:t>
      </w:r>
      <w:hyperlink r:id="rId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https://www.insidehighered.com/news/institutions/community-colleges/2023/06/15/new-performance-based-funding-formulas-community</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"Dollars and Degrees: A Bellwether Series on Higher Education Finance." Bellwether. 2024. </w:t>
      </w:r>
      <w:hyperlink r:id="rId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https://bellwether.org/publications/dollars-and-degrees/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https://nchems.org/wp-content/uploads/SHEEO_NCHEMS_2022_StateApproaches_BaseFunding.pdf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Matt Richmond, “Higher Education Needs Funding Formulas,” New America, May 21, 2025, </w:t>
      </w:r>
      <w:hyperlink r:id="rId1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https://www.newamerica.org/education-policy/briefs/higher-education-needs-funding-formulas/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Matt Richmond, “Equity Before Adequacy in Higher Education Funding,” New America, December 12, 2024, </w:t>
      </w:r>
      <w:hyperlink r:id="rId1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https://www.newamerica.org/education-policy/briefs/equity-before-adequacy-in-higher-education-funding/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9">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“Table 3.2A Percent Difference in Two-Year and Four-Year Public Higher Education Appropriations per FTE by State, FY 2024,” State Higher Education Finance Report, State Higher Education Executive Officer Association, </w:t>
      </w:r>
      <w:hyperlink r:id="rId1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https://shef.sheeo.org/report-2/#student-enrollment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0">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Andrew Smalley. "Innovative Postsecondary Funding Strategies." National Conference of State Legislatures. February 22, 2024. </w:t>
      </w:r>
      <w:hyperlink r:id="rId1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https://www.ncsl.org/education/innovative-postsecondary-funding-strategies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James C. Hearn, “Outcomes-Based Funding in Historical and Comparative Context</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Lumina Foundation for Education, November 2015, pp. 6-7, </w:t>
      </w:r>
      <w:hyperlink r:id="rId1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https://www.luminafoundation.org/files/resources/hearn-obf-full.pdf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Duncombe, Erin Whinnery, Shytance Wren, and Tom Keily, “50-State Comparison: Postsecondary Education Funding,” Education Commission of the States, July 23, 2025, </w:t>
      </w:r>
      <w:hyperlink r:id="rId1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https://www.ecs.org/50-state-comparison-postsecondary-education-funding-2025/</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3">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“Higher Education Funding Memo,” Indiana Commission for Higher Education, June 27, 2024, pp. 6, </w:t>
      </w:r>
      <w:hyperlink r:id="rId1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Perry Zielak, “FY 2024-25 Community College Performance Funding Formula, Best Practices Certification, and Tuition and Fee Restraint,” Michigan House Fiscal Agency, pp. 1, </w:t>
      </w:r>
      <w:hyperlink r:id="rId1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https://www.house.mi.gov/hfa/PDF/Alpha/Fiscal_Brief_CC_Performance%20Funding_Formula_FY25_Oct15.pdf.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4">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“Louisiana’s Outcomes-Based Funding Formula Summary,” Louisiana Board of Regents, August 2022, pp. 3, </w:t>
      </w:r>
      <w:hyperlink r:id="rId1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https://www.laregents.edu/wp-content/uploads/2022/08/LA-Funding-Formula-Summary-FY23.pdf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“NSHE Funding Formula 2013-2025,” Nevada System of Higher Education, pp. 7, </w:t>
      </w:r>
      <w:hyperlink r:id="rId2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https://nshe.nevada.edu/wp-content/uploads/file/HEF/resources/Funding%20Formula%20Summary.pdf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5">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XLVIII 2025 Florida Statutes § 2011.84, </w:t>
      </w:r>
      <w:hyperlink r:id="rId2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https://www.leg.state.fl.us/statutes/index.cfm?App_mode=Display_Statute&amp;Search_String=&amp;URL=1000-1099/1011/Sections/1011.84.html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Jennifer Franklin, “An Overview of the Illinois Community College System Funding Formulas,” Illinois Community College Board, January 2021, pp. 13, </w:t>
      </w:r>
      <w:hyperlink r:id="rId2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https://www2.iccb.org/iccb/wp-content/pdfs/agendas/2021/january/Item_6-2a_POWERPOINT.pdf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6">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Chris Lowery, “Higher Education Funding Memo,” Indiana Commission for Higher Education, June 27, 2024, pp. 5-6, </w:t>
      </w:r>
      <w:hyperlink r:id="rId2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tl w:val="0"/>
        </w:rPr>
      </w:r>
    </w:p>
  </w:footnote>
  <w:footnote w:id="17">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“Performance Funding,” Kentucky Council on Postsecondary Education, updated June 25, 2025, </w:t>
      </w:r>
      <w:hyperlink r:id="rId2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https://cpe.ky.gov/ourwork/performancefunding.html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“OBF Primer,” Tennessee Comptroller of the Treasury, 2020, </w:t>
      </w:r>
      <w:hyperlink r:id="rId2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https://comptroller.tn.gov/content/dam/cot/orea/advanced-search/2020/OBFprimer.pdf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pp. 1; Colorado Department of Higher Education. "Funding Formula Overview (General)." Colorado Department of Higher Education. 2023. </w:t>
      </w:r>
      <w:hyperlink r:id="rId2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https://cdhe.colorado.gov/sites/highered/files/CDHE_Funding_Formula_Overview_General.pptx</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 </w:t>
      </w:r>
      <w:hyperlink r:id="rId2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“Productivity Funding Formula,” Arkansas Department of Higher Education, March 2025, </w:t>
      </w:r>
      <w:hyperlink r:id="rId2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https://adhe.edu/File/Productivity_Funding_Formula_Specifications_-_Year_9.pdf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8">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13 Kentucky Administrative Regulations 2025 § 2:130(7), </w:t>
      </w:r>
      <w:hyperlink r:id="rId2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https://apps.legislature.ky.gov/law/kar/titles/013/002/130/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9">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“Productivity Funding Formula,” Arkansas Department of Higher Education, March 2025, pp. 5, </w:t>
      </w:r>
      <w:hyperlink r:id="rId3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https://adhe.edu/File/Productivity_Funding_Formula_Specifications_-_Year_9.pdf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“Higher Education Funding Memo,” Indiana Commission for Higher Education, June 27, 2024, pp. 6, </w:t>
      </w:r>
      <w:hyperlink r:id="rId3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1">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Christine Dickason, “Dollars and Degrees: Perspectives From the Field — Spotlight on Illinois,” Bellwether, December 12, 2024, </w:t>
      </w:r>
      <w:hyperlink r:id="rId3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https://bellwether.org/blog/dollars-and-degrees-perspectives-from-the-field-spotlight-on-illinois/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2">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Nicholas Hillman. "Why Performance-Based College Funding Doesn't Work." The Century Foundation. May 25, 2016. </w:t>
      </w:r>
      <w:hyperlink r:id="rId3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https://tcf.org/content/report/why-performance-based-college-funding-doesnt-work/</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3">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3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4">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C. Ortagus, Kelly Ochs Rosinger, Robert Kelchen, Garam Chu, and Mitchell Lingo. "Unequal Impacts of Performance-Based Funding on Institutional Resources." InformEd States: Higher Education Policy Initiative. 2023. </w:t>
      </w:r>
      <w:hyperlink r:id="rId3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https://static1.squarespace.com/static/5d9f9fae6a122515ee074363/t/61f42ff33d2a6053c9889514/1643393013933/InformedStates_Paper_UnequalImpactsofPBFinResources.pdf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5">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Research for Action. "Measuring the Effects of Outcomes-Based Funding on Certificate Production: Challenges, Inconsistencies and Recommendations for Future Research." Lumina Foundation. March 2019. </w:t>
      </w:r>
      <w:hyperlink r:id="rId3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https://www.luminafoundation.org/wp-content/uploads/2019/03/measuring-the-effects-of-obf.pdf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6">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Sara Weissman. "A Hopeful First Year for New Texas Funding Model." Inside Higher Ed. July 15, 2024. </w:t>
      </w:r>
      <w:hyperlink r:id="rId3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https://www.insidehighered.com/news/institutions/community-colleges/2024/07/15/hopeful-first-year-new-texas-funding-model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7">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Nicholas Hillman. "Why Performance-Based College Funding Doesn't Work." The Century Foundation. May 25, 2016. </w:t>
      </w:r>
      <w:hyperlink r:id="rId3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https://tcf.org/content/report/why-performance-based-college-funding-doesnt-work/</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Amy Y. Li, “Lessons Learned: A Case Study of Performance Funding in Higher Education,” Third Way, January 25, 2019, </w:t>
      </w:r>
      <w:hyperlink r:id="rId3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https://www.thirdway.org/report/lessons-learned-a-case-study-of-performance-funding-in-higher-education</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8">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Chetan Agrawal, “Performance-related Pay—Hype versus Reality With Special Reference to Public Sector Organizations,” Management and Labour Studies 37(4), November 2012, pp. 337-344, </w:t>
      </w:r>
      <w:hyperlink r:id="rId4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https://doi.org/10.1177/0258042X13484848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https://doi.org/10.3102/0162373720953128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9">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Will Caroll, "Investing in Value: Return on Investment and Workforce Success in State Postsecondary Funding." HCM Strategists. 2025. </w:t>
      </w:r>
      <w:hyperlink r:id="rId4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https://hcmstrategists.com/investing-in-value-roi</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0">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examples: Alex Cortez, Lynne Graziano, and Paul Beach. "Dollars and Sense: Measuring the Value of Postsecondary Pathways." Bellwether. April 2023. </w:t>
      </w:r>
      <w:hyperlink r:id="rId4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https://bellwether.org/wp-content/uploads/2023/04/DollarsAndSense_BetaByBellwether_April2023_Final.pdf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Postsecondary Value Commission, 2021, </w:t>
      </w:r>
      <w:hyperlink r:id="rId4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https://www.postsecondaryvalue.org/reports/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1">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Alex Cortez, Lynne Graziano, and Paul Beach, “Dollars and Sense: Measuring the Value of Postsecondary Pathways,” Bellwether, April 2023, 10-14, </w:t>
      </w:r>
      <w:hyperlink r:id="rId4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https://bellwether.org/wp-content/uploads/2023/04/DollarsAndSense_BetaByBellwether_April2023_Final.pdf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2">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"Formula Funding (Community College Finance)." Texas Higher Education Coordinating Board. 2025. </w:t>
      </w:r>
      <w:hyperlink r:id="rId4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https://www.highered.texas.gov/community-college-finance/formula-funding/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3">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4">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5">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6">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Tennessee Higher Education Commission. "2020-25 Quality Assurance Funding Guidebook." Tennessee Higher Education Commission. December 9, 2021. </w:t>
      </w:r>
      <w:hyperlink r:id="rId5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https://www.tn.gov/content/dam/tn/thec/bureau/aa/academic-programs/qaf/THEC_2020-25%20Quality%20Assurance%20Funding_Guidebook_Dec%209%202021.pdf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7">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Tennessee Higher Education Commission. "2020-25 Quality Assurance Funding Guidebook." Tennessee Higher Education Commission. December 9, 2021. pp. 6. </w:t>
      </w:r>
      <w:hyperlink r:id="rId5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https://www.tn.gov/content/dam/tn/thec/bureau/aa/academic-programs/qaf/THEC_2020-25%20Quality%20Assurance%20Funding_Guidebook_Dec%209%202021.pdf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8">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P. Wilson, “Funding Tennessee’s Public Colleges and Universities: The Outcomes-Based Funding Formula.” Tennessee Comptroller of the Treasury. November 2017. pp. 25. </w:t>
      </w:r>
      <w:hyperlink r:id="rId5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https://comptroller.tn.gov/content/dam/cot/orea/advanced-search/2017/2017_OREA_OutcomesBasedFund.pdf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9">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Jacob Faina and Zachary Scherer, “Voting and Registration in the Election of November 2020,” U.S. Census Bureau, January 2022, pp. 7-8, </w:t>
      </w:r>
      <w:hyperlink r:id="rId5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https://www.census.gov/content/dam/Census/library/publications/2022/demo/p20-585.pdf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Jennifer Ma, Matea Pender, and Meredith Welch, “Education Pays 2019: The Benefits of Higher Education for Individuals and Society,” College Board, 2019, pp. 41, </w:t>
      </w:r>
      <w:hyperlink r:id="rId5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0">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“Volunteering in the United States — 2015,” Bureau of Labor Statistics, February 25, 2015, pp. 2, </w:t>
      </w:r>
      <w:hyperlink r:id="rId5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https://www.bls.gov/news.release/pdf/volun.pdf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“Education Pays 2019: The Benefits of Higher Education for Individuals and Society,” College Board, 2019, pp. 40, </w:t>
      </w:r>
      <w:hyperlink r:id="rId5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1">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examples: Vola Chykina, “Educational Attainment,” The SAGE Encyclopedia of Leadership Studies, 2023, </w:t>
      </w:r>
      <w:hyperlink r:id="rId5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https://sk.sagepub.com/ency/edvol/the-sage-encyclopedia-of-leadership-studies/chpt/educational-attainment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David M. Houston and Michael T. Hartney, “Who’s on Board? School Boards and Political Representation in an Age of Conflict,” Thomas B. Fordham Institute, October 8, 2025, </w:t>
      </w:r>
      <w:hyperlink r:id="rId5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https://fordhaminstitute.org/national/research/whos-board-school-boards-and-political-representation-age-conflict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2">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OECD, “Trends in Adult Learning: New Data from the 2023 Survey of Adult Skills,” 2025, Getting Skills Right, OECD Publishing, pp. 49-50, </w:t>
      </w:r>
      <w:hyperlink r:id="rId5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https://doi.org/10.1787/ec0624a6-en</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3">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“Education Pays 2019: The Benefits of Higher Education for Individuals and Society,” College Board, 2019, pp. 33, </w:t>
      </w:r>
      <w:hyperlink r:id="rId6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4">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Michael Harris and Karri Holley, “Universities as Anchor Institutions: Economic and Social Potential for Urban Development.” In: Paulsen, M. (eds)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Higher Education: Handbook of Theory and Research</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vol 31, </w:t>
      </w:r>
      <w:hyperlink r:id="rId6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https://doi.org/10.1007/978-3-319-26829-3_8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Gavin Moodie and Leesa Wheelahan, “Colleges as anchors of their communities: emergence and agglomeration,” Journal of Vocational Education &amp; Training, 2025 77(1), pp. 58-80, </w:t>
      </w:r>
      <w:hyperlink r:id="rId6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https://doi.org/10.1080/13636820.2024.2427772</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5">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Michael D. King, “Those With a High School Diploma or Less Make Up Majority of Government Assistance Recipients,” U.S. Census Bureau, </w:t>
      </w:r>
      <w:hyperlink r:id="rId6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https://www.census.gov/library/stories/2021/05/more-than-one-in-seven-social-safety-net-recipients-in-2017-were-college-graduates.html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Britnee Johnston, “The Relationship Between Educational Attainment and Reliance on Government Assistance Among Utahns,” Utah Data Research Center, pp. 18, </w:t>
      </w:r>
      <w:hyperlink r:id="rId6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https://udrc.ushe.edu/research/documents/BritneeJohnstonUtahSNAPEducationalAttainment.pdf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Philip Trostel, “It’s Not Just the Money: The Benefits of College Education to individuals and to Society,” Lumina Foundation, pp. 51, </w:t>
      </w:r>
      <w:hyperlink r:id="rId6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https://www.luminafoundation.org/files/resources/its-not-just-the-money.pdf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6">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Michigan Compiled Laws § 388.1830(2), </w:t>
      </w:r>
      <w:hyperlink r:id="rId6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https://legislature.mi.gov/Laws/MCL?objectName=MCL-388-1830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Perry Zielak, “FY 2024-25 Community College Performance Funding Formula, Best Practices Certification, and Tuition and Fee Restraint,” Michigan House Fiscal Agency, pp. 1, </w:t>
      </w:r>
      <w:hyperlink r:id="rId6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https://www.house.mi.gov/hfa/PDF/Alpha/Fiscal_Brief_CC_Performance%20Funding_Formula_FY25_Oct15.pdf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7">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Michigan Compiled Laws § 388.1830(2), </w:t>
      </w:r>
      <w:hyperlink r:id="rId6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https://legislature.mi.gov/Laws/MCL?objectName=MCL-388-1830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8">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6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tl w:val="0"/>
        </w:rPr>
      </w:r>
    </w:p>
  </w:footnote>
  <w:footnote w:id="49">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4-5, </w:t>
      </w:r>
      <w:hyperlink r:id="rId7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0">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4-5, </w:t>
      </w:r>
      <w:hyperlink r:id="rId7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1">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“Specifications for Resource Analysis (RA) in HEI),” Ohio Department of Education, July 2024, </w:t>
      </w:r>
      <w:hyperlink r:id="rId7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https://highered.ohio.gov/data-reports/hei-system/hei-data-submission/area-resource-analysis/hei-ra-specs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2">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Kentucky Revised Statutes § 164.092(6)(a), </w:t>
      </w:r>
      <w:hyperlink r:id="rId7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https://apps.legislature.ky.gov/law/statutes/statute.aspx?id=54625</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Colorado Department of Higher Education. "Funding Formula Overview (General)." Colorado Department of Higher Education. 2023. </w:t>
      </w:r>
      <w:hyperlink r:id="rId7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https://cdhe.colorado.gov/sites/highered/files/CDHE_Funding_Formula_Overview_General.pptx</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4">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7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tl w:val="0"/>
        </w:rPr>
      </w:r>
    </w:p>
  </w:footnote>
  <w:footnote w:id="55">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42-44, </w:t>
      </w:r>
      <w:hyperlink r:id="rId7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6">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44-45, </w:t>
      </w:r>
      <w:hyperlink r:id="rId7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7">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45, </w:t>
      </w:r>
      <w:hyperlink r:id="rId7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8">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42-44, </w:t>
      </w:r>
      <w:hyperlink r:id="rId7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9">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“2025-27 Budget Review: Higher Education Coordination Commission,” Oregon Legislative Fiscal Office, 2025, pp. 6, </w:t>
      </w:r>
      <w:hyperlink r:id="rId8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https://olis.oregonlegislature.gov/liz/2025R1/Downloads/CommitteeMeetingDocument/296613</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6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“2025-27 Budget Review: Higher Education Coordination Commission,” Oregon Legislative Fiscal Office, 2025, pp. 6, </w:t>
      </w:r>
      <w:hyperlink r:id="rId8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https://olis.oregonlegislature.gov/liz/2025R1/Downloads/CommitteeMeetingDocument/296613</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“State Funding and Formula Summary: 2023-2025 Biennium,” Oregon Higher Education Coordinating Commission, June 2024, pp. 22, </w:t>
      </w:r>
      <w:hyperlink r:id="rId8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https://www.oregon.gov/highered/about/postsecondary-finance-capital/Documents/public-university-funding/2023-25-state-funding-and-formula-summary.pdf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hyperlink w:anchor="itnc2qfaqwqf">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CONTENTS</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240" w:lineRule="auto"/>
    </w:pPr>
    <w:rPr>
      <w:b w:val="1"/>
      <w:bCs w:val="1"/>
      <w:color w:val="000000"/>
      <w:sz w:val="44"/>
      <w:szCs w:val="44"/>
    </w:rPr>
  </w:style>
  <w:style w:type="paragraph" w:styleId="Heading2">
    <w:name w:val="heading 2"/>
    <w:basedOn w:val="Normal"/>
    <w:next w:val="Normal"/>
    <w:pPr>
      <w:spacing w:after="120" w:before="240" w:lineRule="auto"/>
    </w:pPr>
    <w:rPr>
      <w:color w:val="6d1e49"/>
      <w:sz w:val="28"/>
      <w:szCs w:val="28"/>
    </w:rPr>
  </w:style>
  <w:style w:type="paragraph" w:styleId="Heading3">
    <w:name w:val="heading 3"/>
    <w:basedOn w:val="Normal"/>
    <w:next w:val="Normal"/>
    <w:pPr>
      <w:spacing w:after="120" w:before="240" w:lineRule="auto"/>
    </w:pPr>
    <w:rPr>
      <w:color w:val="6d1e49"/>
      <w:sz w:val="24"/>
      <w:szCs w:val="24"/>
    </w:rPr>
  </w:style>
  <w:style w:type="paragraph" w:styleId="Heading4">
    <w:name w:val="heading 4"/>
    <w:basedOn w:val="Normal"/>
    <w:next w:val="Normal"/>
    <w:pPr>
      <w:spacing w:after="120" w:before="240" w:lineRule="auto"/>
    </w:pPr>
    <w:rPr>
      <w:color w:val="6d1e49"/>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spacing w:after="120" w:before="240" w:line="240" w:lineRule="auto"/>
    </w:pPr>
    <w:rPr>
      <w:rFonts w:ascii="Garamond" w:cs="Garamond" w:eastAsia="Garamond" w:hAnsi="Garamond"/>
      <w:color w:val="000000"/>
      <w:sz w:val="84"/>
      <w:szCs w:val="84"/>
    </w:rPr>
  </w:style>
  <w:style w:type="paragraph" w:styleId="Subtitle">
    <w:name w:val="Subtitle"/>
    <w:basedOn w:val="Normal"/>
    <w:next w:val="Normal"/>
    <w:pPr/>
    <w:rPr>
      <w:i w:val="1"/>
      <w:iCs w:val="1"/>
      <w:sz w:val="30"/>
      <w:szCs w:val="30"/>
    </w:rPr>
  </w:style>
  <w:style w:type="table" w:styleId="Table1">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4">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5">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6">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7">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8">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9">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10">
    <w:basedOn w:val="TableNormal"/>
    <w:pPr>
      <w:spacing w:line="240" w:lineRule="auto"/>
    </w:pPr>
    <w:tblPr>
      <w:tblStyleRowBandSize w:val="1"/>
      <w:tblStyleColBandSize w:val="1"/>
      <w:tblCellMar>
        <w:top w:w="72.0" w:type="dxa"/>
        <w:left w:w="72.0" w:type="dxa"/>
        <w:bottom w:w="72.0" w:type="dxa"/>
        <w:right w:w="7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2.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40" Type="http://schemas.openxmlformats.org/officeDocument/2006/relationships/hyperlink" Target="https://doi.org/10.1177/0258042X13484848" TargetMode="External"/><Relationship Id="rId42" Type="http://schemas.openxmlformats.org/officeDocument/2006/relationships/hyperlink" Target="https://hcmstrategists.com/investing-in-value-roi" TargetMode="External"/><Relationship Id="rId41" Type="http://schemas.openxmlformats.org/officeDocument/2006/relationships/hyperlink" Target="https://doi.org/10.3102/0162373720953128" TargetMode="External"/><Relationship Id="rId44" Type="http://schemas.openxmlformats.org/officeDocument/2006/relationships/hyperlink" Target="https://www.postsecondaryvalue.org/reports/" TargetMode="External"/><Relationship Id="rId43" Type="http://schemas.openxmlformats.org/officeDocument/2006/relationships/hyperlink" Target="https://bellwether.org/wp-content/uploads/2023/04/DollarsAndSense_BetaByBellwether_April2023_Final.pdf" TargetMode="External"/><Relationship Id="rId46" Type="http://schemas.openxmlformats.org/officeDocument/2006/relationships/hyperlink" Target="https://www.highered.texas.gov/community-college-finance/formula-funding/" TargetMode="External"/><Relationship Id="rId45" Type="http://schemas.openxmlformats.org/officeDocument/2006/relationships/hyperlink" Target="https://bellwether.org/wp-content/uploads/2023/04/DollarsAndSense_BetaByBellwether_April2023_Final.pdf" TargetMode="External"/><Relationship Id="rId80" Type="http://schemas.openxmlformats.org/officeDocument/2006/relationships/hyperlink" Target="https://olis.oregonlegislature.gov/liz/2025R1/Downloads/CommitteeMeetingDocument/296613"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81" Type="http://schemas.openxmlformats.org/officeDocument/2006/relationships/hyperlink" Target="https://olis.oregonlegislature.gov/liz/2025R1/Downloads/CommitteeMeetingDocument/296613" TargetMode="External"/><Relationship Id="rId1" Type="http://schemas.openxmlformats.org/officeDocument/2006/relationships/hyperlink" Target="https://shef.sheeo.org/report/?report_page=sources-and-uses-of-state-funding" TargetMode="External"/><Relationship Id="rId2" Type="http://schemas.openxmlformats.org/officeDocument/2006/relationships/hyperlink" Target="https://www.thirdway.org/report/voters-want-less-talk-and-more-action-on-higher-ed-value" TargetMode="External"/><Relationship Id="rId3" Type="http://schemas.openxmlformats.org/officeDocument/2006/relationships/hyperlink" Target="https://www.thirdway.org/report/voters-want-less-talk-and-more-action-on-higher-ed-value"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48" Type="http://schemas.openxmlformats.org/officeDocument/2006/relationships/hyperlink" Target="https://www.in.gov/gwc/files/Higher-Education-Funding-GWC-Memo-6.27.24.pdf" TargetMode="External"/><Relationship Id="rId47" Type="http://schemas.openxmlformats.org/officeDocument/2006/relationships/hyperlink" Target="https://www.in.gov/gwc/files/Higher-Education-Funding-GWC-Memo-6.27.24.pdf" TargetMode="External"/><Relationship Id="rId49" Type="http://schemas.openxmlformats.org/officeDocument/2006/relationships/hyperlink" Target="https://www.in.gov/gwc/files/Higher-Education-Funding-GWC-Memo-6.27.24.pdf" TargetMode="External"/><Relationship Id="rId5" Type="http://schemas.openxmlformats.org/officeDocument/2006/relationships/hyperlink" Target="https://www.cbpp.org/research/state-budget-and-tax/roundup-state-budgets-increasingly-strained-as-house-senate" TargetMode="External"/><Relationship Id="rId6" Type="http://schemas.openxmlformats.org/officeDocument/2006/relationships/hyperlink" Target="https://www.mdrc.org/work/publications/four-lessons-using-outcomes-based-funding-improve-college-completion-rates" TargetMode="External"/><Relationship Id="rId7" Type="http://schemas.openxmlformats.org/officeDocument/2006/relationships/hyperlink" Target="https://www.ncsl.org/education/innovative-postsecondary-funding-strategies" TargetMode="External"/><Relationship Id="rId8" Type="http://schemas.openxmlformats.org/officeDocument/2006/relationships/hyperlink" Target="https://www.insidehighered.com/news/institutions/community-colleges/2023/06/15/new-performance-based-funding-formulas-community" TargetMode="External"/><Relationship Id="rId73" Type="http://schemas.openxmlformats.org/officeDocument/2006/relationships/hyperlink" Target="https://apps.legislature.ky.gov/law/statutes/statute.aspx?id=54625" TargetMode="External"/><Relationship Id="rId72" Type="http://schemas.openxmlformats.org/officeDocument/2006/relationships/hyperlink" Target="https://highered.ohio.gov/data-reports/hei-system/hei-data-submission/area-resource-analysis/hei-ra-specs" TargetMode="External"/><Relationship Id="rId31" Type="http://schemas.openxmlformats.org/officeDocument/2006/relationships/hyperlink" Target="https://www.in.gov/gwc/files/Higher-Education-Funding-GWC-Memo-6.27.24.pdf" TargetMode="External"/><Relationship Id="rId75" Type="http://schemas.openxmlformats.org/officeDocument/2006/relationships/hyperlink" Target="https://www.mdrc.org/work/publications/four-lessons-using-outcomes-based-funding-improve-college-completion-rates" TargetMode="External"/><Relationship Id="rId30" Type="http://schemas.openxmlformats.org/officeDocument/2006/relationships/hyperlink" Target="https://adhe.edu/File/Productivity_Funding_Formula_Specifications_-_Year_9.pdf" TargetMode="External"/><Relationship Id="rId74" Type="http://schemas.openxmlformats.org/officeDocument/2006/relationships/hyperlink" Target="https://cdhe.colorado.gov/sites/highered/files/CDHE_Funding_Formula_Overview_General.pptx" TargetMode="External"/><Relationship Id="rId33" Type="http://schemas.openxmlformats.org/officeDocument/2006/relationships/hyperlink" Target="https://tcf.org/content/report/why-performance-based-college-funding-doesnt-work/"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32" Type="http://schemas.openxmlformats.org/officeDocument/2006/relationships/hyperlink" Target="https://bellwether.org/blog/dollars-and-degrees-perspectives-from-the-field-spotlight-on-illinois/"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34" Type="http://schemas.openxmlformats.org/officeDocument/2006/relationships/hyperlink" Target="https://www.mdrc.org/work/publications/four-lessons-using-outcomes-based-funding-improve-college-completion-rates"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71" Type="http://schemas.openxmlformats.org/officeDocument/2006/relationships/hyperlink" Target="https://www.lsc.ohio.gov/assets/legislation/135/hb33/in/files/hb33-bor-redbook-as-introduced-135th-general-assembly.pdf" TargetMode="External"/><Relationship Id="rId70" Type="http://schemas.openxmlformats.org/officeDocument/2006/relationships/hyperlink" Target="https://www.lsc.ohio.gov/assets/legislation/135/hb33/in/files/hb33-bor-redbook-as-introduced-135th-general-assembly.pdf" TargetMode="External"/><Relationship Id="rId37" Type="http://schemas.openxmlformats.org/officeDocument/2006/relationships/hyperlink" Target="https://www.insidehighered.com/news/institutions/community-colleges/2024/07/15/hopeful-first-year-new-texas-funding-model" TargetMode="External"/><Relationship Id="rId36" Type="http://schemas.openxmlformats.org/officeDocument/2006/relationships/hyperlink" Target="https://www.luminafoundation.org/wp-content/uploads/2019/03/measuring-the-effects-of-obf.pdf" TargetMode="External"/><Relationship Id="rId39" Type="http://schemas.openxmlformats.org/officeDocument/2006/relationships/hyperlink" Target="https://www.thirdway.org/report/lessons-learned-a-case-study-of-performance-funding-in-higher-education" TargetMode="External"/><Relationship Id="rId38" Type="http://schemas.openxmlformats.org/officeDocument/2006/relationships/hyperlink" Target="https://tcf.org/content/report/why-performance-based-college-funding-doesnt-work/" TargetMode="External"/><Relationship Id="rId62" Type="http://schemas.openxmlformats.org/officeDocument/2006/relationships/hyperlink" Target="https://doi.org/10.1080/13636820.2024.2427772" TargetMode="External"/><Relationship Id="rId61" Type="http://schemas.openxmlformats.org/officeDocument/2006/relationships/hyperlink" Target="https://doi.org/10.1007/978-3-319-26829-3_8" TargetMode="External"/><Relationship Id="rId20" Type="http://schemas.openxmlformats.org/officeDocument/2006/relationships/hyperlink" Target="https://nshe.nevada.edu/wp-content/uploads/file/HEF/resources/Funding%20Formula%20Summary.pdf" TargetMode="External"/><Relationship Id="rId64" Type="http://schemas.openxmlformats.org/officeDocument/2006/relationships/hyperlink" Target="https://udrc.ushe.edu/research/documents/BritneeJohnstonUtahSNAPEducationalAttainment.pdf" TargetMode="External"/><Relationship Id="rId63" Type="http://schemas.openxmlformats.org/officeDocument/2006/relationships/hyperlink" Target="https://www.census.gov/library/stories/2021/05/more-than-one-in-seven-social-safety-net-recipients-in-2017-were-college-graduates.html" TargetMode="External"/><Relationship Id="rId22" Type="http://schemas.openxmlformats.org/officeDocument/2006/relationships/hyperlink" Target="https://www2.iccb.org/iccb/wp-content/pdfs/agendas/2021/january/Item_6-2a_POWERPOINT.pdf" TargetMode="External"/><Relationship Id="rId66" Type="http://schemas.openxmlformats.org/officeDocument/2006/relationships/hyperlink" Target="https://legislature.mi.gov/Laws/MCL?objectName=MCL-388-1830" TargetMode="External"/><Relationship Id="rId21" Type="http://schemas.openxmlformats.org/officeDocument/2006/relationships/hyperlink" Target="https://www.leg.state.fl.us/statutes/index.cfm?App_mode=Display_Statute&amp;Search_String=&amp;URL=1000-1099/1011/Sections/1011.84.html" TargetMode="External"/><Relationship Id="rId65" Type="http://schemas.openxmlformats.org/officeDocument/2006/relationships/hyperlink" Target="https://www.luminafoundation.org/files/resources/its-not-just-the-money.pdf" TargetMode="External"/><Relationship Id="rId24" Type="http://schemas.openxmlformats.org/officeDocument/2006/relationships/hyperlink" Target="https://cpe.ky.gov/ourwork/performancefunding.html" TargetMode="External"/><Relationship Id="rId68" Type="http://schemas.openxmlformats.org/officeDocument/2006/relationships/hyperlink" Target="https://legislature.mi.gov/Laws/MCL?objectName=MCL-388-1830" TargetMode="External"/><Relationship Id="rId23" Type="http://schemas.openxmlformats.org/officeDocument/2006/relationships/hyperlink" Target="https://www.in.gov/gwc/files/Higher-Education-Funding-GWC-Memo-6.27.24.pdf" TargetMode="External"/><Relationship Id="rId67" Type="http://schemas.openxmlformats.org/officeDocument/2006/relationships/hyperlink" Target="https://www.house.mi.gov/hfa/PDF/Alpha/Fiscal_Brief_CC_Performance%20Funding_Formula_FY25_Oct15.pdf" TargetMode="External"/><Relationship Id="rId60" Type="http://schemas.openxmlformats.org/officeDocument/2006/relationships/hyperlink" Target="https://research.collegeboard.org/media/pdf/education-pays-2019-full-report.pdf" TargetMode="External"/><Relationship Id="rId26" Type="http://schemas.openxmlformats.org/officeDocument/2006/relationships/hyperlink" Target="https://cdhe.colorado.gov/sites/highered/files/CDHE_Funding_Formula_Overview_General.pptx" TargetMode="External"/><Relationship Id="rId25" Type="http://schemas.openxmlformats.org/officeDocument/2006/relationships/hyperlink" Target="https://comptroller.tn.gov/content/dam/cot/orea/advanced-search/2020/OBFprimer.pdf" TargetMode="External"/><Relationship Id="rId69" Type="http://schemas.openxmlformats.org/officeDocument/2006/relationships/hyperlink" Target="https://www.mdrc.org/work/publications/four-lessons-using-outcomes-based-funding-improve-college-completion-rates" TargetMode="External"/><Relationship Id="rId28" Type="http://schemas.openxmlformats.org/officeDocument/2006/relationships/hyperlink" Target="https://adhe.edu/File/Productivity_Funding_Formula_Specifications_-_Year_9.pdf" TargetMode="External"/><Relationship Id="rId27" Type="http://schemas.openxmlformats.org/officeDocument/2006/relationships/hyperlink" Target="https://www.lsc.ohio.gov/assets/legislation/135/hb33/in/files/hb33-bor-redbook-as-introduced-135th-general-assembly.pdf" TargetMode="External"/><Relationship Id="rId29" Type="http://schemas.openxmlformats.org/officeDocument/2006/relationships/hyperlink" Target="https://apps.legislature.ky.gov/law/kar/titles/013/002/130/" TargetMode="External"/><Relationship Id="rId51" Type="http://schemas.openxmlformats.org/officeDocument/2006/relationships/hyperlink" Target="https://www.tn.gov/content/dam/tn/thec/bureau/aa/academic-programs/qaf/THEC_2020-25%20Quality%20Assurance%20Funding_Guidebook_Dec%209%202021.pdf" TargetMode="External"/><Relationship Id="rId50" Type="http://schemas.openxmlformats.org/officeDocument/2006/relationships/hyperlink" Target="https://www.tn.gov/content/dam/tn/thec/bureau/aa/academic-programs/qaf/THEC_2020-25%20Quality%20Assurance%20Funding_Guidebook_Dec%209%202021.pdf" TargetMode="External"/><Relationship Id="rId53" Type="http://schemas.openxmlformats.org/officeDocument/2006/relationships/hyperlink" Target="https://www.census.gov/content/dam/Census/library/publications/2022/demo/p20-585.pdf" TargetMode="External"/><Relationship Id="rId52" Type="http://schemas.openxmlformats.org/officeDocument/2006/relationships/hyperlink" Target="https://comptroller.tn.gov/content/dam/cot/orea/advanced-search/2017/2017_OREA_OutcomesBasedFund.pdf" TargetMode="External"/><Relationship Id="rId11" Type="http://schemas.openxmlformats.org/officeDocument/2006/relationships/hyperlink" Target="https://www.newamerica.org/education-policy/briefs/higher-education-needs-funding-formulas/" TargetMode="External"/><Relationship Id="rId55" Type="http://schemas.openxmlformats.org/officeDocument/2006/relationships/hyperlink" Target="https://www.bls.gov/news.release/pdf/volun.pdf" TargetMode="External"/><Relationship Id="rId10" Type="http://schemas.openxmlformats.org/officeDocument/2006/relationships/hyperlink" Target="https://nchems.org/wp-content/uploads/SHEEO_NCHEMS_2022_StateApproaches_BaseFunding.pdf?utm_source=chatgpt.com" TargetMode="External"/><Relationship Id="rId54" Type="http://schemas.openxmlformats.org/officeDocument/2006/relationships/hyperlink" Target="https://research.collegeboard.org/media/pdf/education-pays-2019-full-report.pdf" TargetMode="External"/><Relationship Id="rId13" Type="http://schemas.openxmlformats.org/officeDocument/2006/relationships/hyperlink" Target="https://shef.sheeo.org/report-2/#student-enrollment" TargetMode="External"/><Relationship Id="rId57" Type="http://schemas.openxmlformats.org/officeDocument/2006/relationships/hyperlink" Target="https://sk.sagepub.com/ency/edvol/the-sage-encyclopedia-of-leadership-studies/chpt/educational-attainment" TargetMode="External"/><Relationship Id="rId12" Type="http://schemas.openxmlformats.org/officeDocument/2006/relationships/hyperlink" Target="https://www.newamerica.org/education-policy/briefs/equity-before-adequacy-in-higher-education-funding/" TargetMode="External"/><Relationship Id="rId56" Type="http://schemas.openxmlformats.org/officeDocument/2006/relationships/hyperlink" Target="https://research.collegeboard.org/media/pdf/education-pays-2019-full-report.pdf" TargetMode="External"/><Relationship Id="rId15" Type="http://schemas.openxmlformats.org/officeDocument/2006/relationships/hyperlink" Target="https://www.luminafoundation.org/files/resources/hearn-obf-full.pdf?utm_source=chatgpt.com" TargetMode="External"/><Relationship Id="rId59" Type="http://schemas.openxmlformats.org/officeDocument/2006/relationships/hyperlink" Target="https://doi.org/10.1787/ec0624a6-en" TargetMode="External"/><Relationship Id="rId14" Type="http://schemas.openxmlformats.org/officeDocument/2006/relationships/hyperlink" Target="https://www.ncsl.org/education/innovative-postsecondary-funding-strategies" TargetMode="External"/><Relationship Id="rId58" Type="http://schemas.openxmlformats.org/officeDocument/2006/relationships/hyperlink" Target="https://fordhaminstitute.org/national/research/whos-board-school-boards-and-political-representation-age-conflict" TargetMode="External"/><Relationship Id="rId17" Type="http://schemas.openxmlformats.org/officeDocument/2006/relationships/hyperlink" Target="https://www.in.gov/gwc/files/Higher-Education-Funding-GWC-Memo-6.27.24.pdf" TargetMode="External"/><Relationship Id="rId16" Type="http://schemas.openxmlformats.org/officeDocument/2006/relationships/hyperlink" Target="https://www.ecs.org/50-state-comparison-postsecondary-education-funding-2025/" TargetMode="External"/><Relationship Id="rId19" Type="http://schemas.openxmlformats.org/officeDocument/2006/relationships/hyperlink" Target="https://www.laregents.edu/wp-content/uploads/2022/08/LA-Funding-Formula-Summary-FY23.pdf" TargetMode="External"/><Relationship Id="rId18" Type="http://schemas.openxmlformats.org/officeDocument/2006/relationships/hyperlink" Target="https://www.house.mi.gov/hfa/PDF/Alpha/Fiscal_Brief_CC_Performance%20Funding_Formula_FY25_Oct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