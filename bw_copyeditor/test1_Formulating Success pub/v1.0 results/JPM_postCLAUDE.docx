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E7F8" w14:textId="77777777" w:rsidR="00811592"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0CEBED8C" wp14:editId="5204D75E">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623F6F2" w14:textId="77777777" w:rsidR="00811592" w:rsidRDefault="00811592"/>
    <w:p w14:paraId="5CC5AAA8" w14:textId="77777777" w:rsidR="00811592" w:rsidRDefault="00811592"/>
    <w:p w14:paraId="2630DBE7" w14:textId="77777777" w:rsidR="00811592" w:rsidRDefault="00811592"/>
    <w:p w14:paraId="3B7103D6" w14:textId="77777777" w:rsidR="00811592" w:rsidRDefault="00811592"/>
    <w:p w14:paraId="79ACF730" w14:textId="77777777" w:rsidR="00811592" w:rsidRDefault="00811592"/>
    <w:p w14:paraId="7B93F374" w14:textId="77777777" w:rsidR="00811592" w:rsidRDefault="00811592"/>
    <w:p w14:paraId="75EFB57A" w14:textId="77777777" w:rsidR="00811592" w:rsidRDefault="00811592"/>
    <w:p w14:paraId="081211C5" w14:textId="77777777" w:rsidR="00811592" w:rsidRDefault="00811592"/>
    <w:p w14:paraId="38405D34" w14:textId="77777777" w:rsidR="00811592" w:rsidRDefault="00811592"/>
    <w:p w14:paraId="184454EE" w14:textId="77777777" w:rsidR="00811592" w:rsidRDefault="00811592"/>
    <w:p w14:paraId="107AFB6A" w14:textId="77777777" w:rsidR="00811592" w:rsidRDefault="00811592"/>
    <w:p w14:paraId="590BD9E3" w14:textId="77777777" w:rsidR="00811592" w:rsidRDefault="00811592"/>
    <w:p w14:paraId="36B2C523" w14:textId="77777777" w:rsidR="00811592" w:rsidRDefault="00811592"/>
    <w:p w14:paraId="0341AA3B" w14:textId="77777777" w:rsidR="00811592" w:rsidRDefault="00000000">
      <w:pPr>
        <w:pStyle w:val="Title"/>
        <w:rPr>
          <w:b/>
          <w:bCs/>
        </w:rPr>
      </w:pPr>
      <w:commentRangeStart w:id="2"/>
      <w:r>
        <w:rPr>
          <w:b/>
          <w:bCs/>
        </w:rPr>
        <w:t>Formulating Success</w:t>
      </w:r>
    </w:p>
    <w:p w14:paraId="092C5D19" w14:textId="77777777" w:rsidR="00811592" w:rsidRDefault="00000000">
      <w:r>
        <w:rPr>
          <w:i/>
          <w:iCs/>
          <w:sz w:val="30"/>
          <w:szCs w:val="30"/>
        </w:rPr>
        <w:t>A Primer on Outcomes-Based Funding for Higher Education</w:t>
      </w:r>
      <w:commentRangeEnd w:id="2"/>
      <w:r>
        <w:commentReference w:id="2"/>
      </w:r>
    </w:p>
    <w:p w14:paraId="05FC3C63" w14:textId="77777777" w:rsidR="00811592" w:rsidRDefault="00811592"/>
    <w:p w14:paraId="38A56431" w14:textId="77777777" w:rsidR="00811592" w:rsidRDefault="00811592"/>
    <w:p w14:paraId="3C018C43" w14:textId="77777777" w:rsidR="00811592" w:rsidRDefault="00811592"/>
    <w:p w14:paraId="226EBED5" w14:textId="77777777" w:rsidR="00811592" w:rsidRDefault="00811592"/>
    <w:p w14:paraId="0D9BB8B7" w14:textId="77777777" w:rsidR="00811592" w:rsidRDefault="00811592"/>
    <w:p w14:paraId="2A09F4F6" w14:textId="77777777" w:rsidR="00811592" w:rsidRDefault="00811592"/>
    <w:p w14:paraId="5B0748D9" w14:textId="77777777" w:rsidR="00811592" w:rsidRDefault="00000000">
      <w:r>
        <w:rPr>
          <w:noProof/>
        </w:rPr>
        <w:drawing>
          <wp:anchor distT="0" distB="0" distL="114300" distR="114300" simplePos="0" relativeHeight="251659264" behindDoc="0" locked="0" layoutInCell="1" hidden="0" allowOverlap="1" wp14:anchorId="1EC7243E" wp14:editId="58C611FF">
            <wp:simplePos x="0" y="0"/>
            <wp:positionH relativeFrom="column">
              <wp:posOffset>-4761</wp:posOffset>
            </wp:positionH>
            <wp:positionV relativeFrom="paragraph">
              <wp:posOffset>99769</wp:posOffset>
            </wp:positionV>
            <wp:extent cx="501894" cy="5524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01894" cy="55244"/>
                    </a:xfrm>
                    <a:prstGeom prst="rect">
                      <a:avLst/>
                    </a:prstGeom>
                    <a:ln/>
                  </pic:spPr>
                </pic:pic>
              </a:graphicData>
            </a:graphic>
          </wp:anchor>
        </w:drawing>
      </w:r>
    </w:p>
    <w:p w14:paraId="4182919C" w14:textId="77777777" w:rsidR="00811592" w:rsidRDefault="00811592"/>
    <w:p w14:paraId="4918F346" w14:textId="77777777" w:rsidR="00811592" w:rsidRDefault="00000000">
      <w:r>
        <w:t>By Marisa Mission, Hailly T.N. Korman, Nick Lee, and Colleen Campbell</w:t>
      </w:r>
    </w:p>
    <w:p w14:paraId="5D39A9F5" w14:textId="77777777" w:rsidR="00811592" w:rsidRDefault="00811592"/>
    <w:p w14:paraId="0839FA91" w14:textId="77777777" w:rsidR="00811592" w:rsidRDefault="00000000">
      <w:pPr>
        <w:rPr>
          <w:b/>
          <w:bCs/>
          <w:color w:val="FF0000"/>
        </w:rPr>
      </w:pPr>
      <w:r>
        <w:t xml:space="preserve">January 2026 </w:t>
      </w:r>
      <w:commentRangeStart w:id="3"/>
      <w:commentRangeStart w:id="4"/>
      <w:r>
        <w:rPr>
          <w:b/>
          <w:bCs/>
          <w:color w:val="FF0000"/>
        </w:rPr>
        <w:t>| FOR SUPER COPY EDITORS – 2025-11-17</w:t>
      </w:r>
      <w:commentRangeEnd w:id="3"/>
      <w:r>
        <w:commentReference w:id="3"/>
      </w:r>
      <w:commentRangeEnd w:id="4"/>
      <w:r>
        <w:commentReference w:id="4"/>
      </w:r>
    </w:p>
    <w:p w14:paraId="334E48FF" w14:textId="77777777" w:rsidR="00811592" w:rsidRDefault="00000000">
      <w:r>
        <w:br w:type="page"/>
      </w:r>
    </w:p>
    <w:p w14:paraId="5D531A94" w14:textId="77777777" w:rsidR="00811592"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582F8598"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3224EC4A"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4D89A514"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348ED412"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666A8E47"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20E12E89"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79C2F118"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commentRangeStart w:id="5"/>
          <w:commentRangeEnd w:id="5"/>
          <w:ins w:id="6" w:author="Marisa Mission" w:date="2026-01-15T16:06:00Z">
            <w:r>
              <w:commentReference w:id="5"/>
            </w:r>
            <w:r>
              <w:rPr>
                <w:sz w:val="28"/>
                <w:szCs w:val="28"/>
                <w:rPrChange w:id="7" w:author="Marisa Mission" w:date="2026-01-15T16:06:00Z">
                  <w:rPr>
                    <w:rFonts w:ascii="Cambria" w:eastAsia="Cambria" w:hAnsi="Cambria" w:cs="Cambria"/>
                    <w:color w:val="000000"/>
                    <w:sz w:val="24"/>
                    <w:szCs w:val="24"/>
                  </w:rPr>
                </w:rPrChange>
              </w:rPr>
              <w:t>Design Considerations for Outcomes-Based Models</w:t>
            </w:r>
          </w:ins>
          <w:del w:id="8" w:author="Marisa Mission" w:date="2026-01-15T16:06:00Z">
            <w:r>
              <w:fldChar w:fldCharType="begin"/>
            </w:r>
            <w:r>
              <w:delInstrText>HYPERLINK \l "_vhvc6ksq2ln"</w:delInstrText>
            </w:r>
            <w:r>
              <w:fldChar w:fldCharType="separate"/>
            </w:r>
            <w:r>
              <w:rPr>
                <w:sz w:val="28"/>
                <w:szCs w:val="28"/>
                <w:rPrChange w:id="9" w:author="Marisa Mission" w:date="2026-01-15T16:06:00Z">
                  <w:rPr>
                    <w:color w:val="000000"/>
                    <w:sz w:val="28"/>
                    <w:szCs w:val="28"/>
                  </w:rPr>
                </w:rPrChange>
              </w:rPr>
              <w:delText>Design Considerations For Outcomes-Based Models</w:delText>
            </w:r>
            <w:r>
              <w:rPr>
                <w:sz w:val="28"/>
                <w:szCs w:val="28"/>
                <w:rPrChange w:id="10" w:author="Marisa Mission" w:date="2026-01-15T16:06:00Z">
                  <w:rPr>
                    <w:color w:val="000000"/>
                    <w:sz w:val="28"/>
                    <w:szCs w:val="28"/>
                  </w:rPr>
                </w:rPrChange>
              </w:rPr>
              <w:tab/>
              <w:delText>5</w:delText>
            </w:r>
            <w:r>
              <w:fldChar w:fldCharType="end"/>
            </w:r>
          </w:del>
        </w:p>
        <w:p w14:paraId="46A80FD1"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3873A68F"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47C9896D"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9A9ED65" w14:textId="77777777" w:rsidR="00811592"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27050A85"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07714718"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1FC10EBB"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C5ED973"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6DC8EF7C"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09858AA" w14:textId="77777777" w:rsidR="00811592"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7F8E4BE5" w14:textId="77777777" w:rsidR="00811592" w:rsidRDefault="00000000">
          <w:r>
            <w:fldChar w:fldCharType="end"/>
          </w:r>
        </w:p>
      </w:sdtContent>
    </w:sdt>
    <w:p w14:paraId="11027DBD" w14:textId="77777777" w:rsidR="00811592" w:rsidRDefault="00000000">
      <w:pPr>
        <w:rPr>
          <w:sz w:val="44"/>
          <w:szCs w:val="44"/>
        </w:rPr>
        <w:sectPr w:rsidR="00811592">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279E8491" w14:textId="77777777" w:rsidR="00811592" w:rsidRDefault="00000000">
      <w:pPr>
        <w:pStyle w:val="Heading1"/>
      </w:pPr>
      <w:bookmarkStart w:id="11" w:name="_w27qnqik63gr" w:colFirst="0" w:colLast="0"/>
      <w:bookmarkEnd w:id="11"/>
      <w:r>
        <w:lastRenderedPageBreak/>
        <w:t>Introduction</w:t>
      </w:r>
    </w:p>
    <w:p w14:paraId="07507E67" w14:textId="77777777" w:rsidR="00811592" w:rsidRDefault="00000000">
      <w:r>
        <w:t xml:space="preserve">In fiscal year (FY) 2024, states contributed $124.3 billion to higher education institutions — </w:t>
      </w:r>
      <w:commentRangeStart w:id="12"/>
      <w:del w:id="13" w:author="Claude" w:date="2026-01-29T22:37:00Z">
        <w:r>
          <w:delText>an approximately $9 billion increase</w:delText>
        </w:r>
      </w:del>
      <w:ins w:id="14" w:author="Claude" w:date="2026-01-29T22:37:00Z">
        <w:r>
          <w:t>approximately a $9 billion increase</w:t>
        </w:r>
      </w:ins>
      <w:commentRangeEnd w:id="12"/>
      <w:r>
        <w:commentReference w:id="12"/>
      </w:r>
      <w:r>
        <w:t xml:space="preserv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360DF316" w14:textId="77777777" w:rsidR="00811592" w:rsidRDefault="00811592"/>
    <w:tbl>
      <w:tblPr>
        <w:tblStyle w:val="10"/>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811592" w14:paraId="063E484A" w14:textId="77777777">
        <w:trPr>
          <w:trHeight w:val="1690"/>
        </w:trPr>
        <w:tc>
          <w:tcPr>
            <w:tcW w:w="4889" w:type="dxa"/>
          </w:tcPr>
          <w:p w14:paraId="50335946" w14:textId="77777777" w:rsidR="00811592" w:rsidRDefault="00000000">
            <w:r>
              <w:rPr>
                <w:b/>
                <w:bCs/>
              </w:rPr>
              <w:t>Sidebar 1: Defining Outcomes-Based Funding</w:t>
            </w:r>
          </w:p>
          <w:p w14:paraId="5CF4BACE" w14:textId="77777777" w:rsidR="00811592"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33AF4BA6" w14:textId="77777777" w:rsidR="00811592" w:rsidRDefault="00811592"/>
          <w:p w14:paraId="66F5FED6" w14:textId="77777777" w:rsidR="00811592" w:rsidRDefault="00000000">
            <w:r>
              <w:t xml:space="preserve">While this definition may seem straightforward, implementing outcomes-based funding requires </w:t>
            </w:r>
            <w:r>
              <w:lastRenderedPageBreak/>
              <w:t>policymakers to grapple with complex questions: What constitutes “performance”? Whose performance is being measured? Who is being incentivized? What constitutes success? The answers to these questions shape every aspect of an outcomes-based model and can affect whether a model is successful at achieving its goals.</w:t>
            </w:r>
          </w:p>
        </w:tc>
      </w:tr>
    </w:tbl>
    <w:p w14:paraId="1E67EB9E" w14:textId="77777777" w:rsidR="00811592"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13C6D0BC" w14:textId="77777777" w:rsidR="00811592" w:rsidRDefault="00811592"/>
    <w:p w14:paraId="4D4288F3" w14:textId="77777777" w:rsidR="00811592"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0C8CA527" w14:textId="77777777" w:rsidR="00811592" w:rsidRDefault="00811592"/>
    <w:p w14:paraId="0AA8789A" w14:textId="77777777" w:rsidR="00811592"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7C275E98" w14:textId="77777777" w:rsidR="00811592" w:rsidRDefault="00811592"/>
    <w:p w14:paraId="0D64E555" w14:textId="77777777" w:rsidR="00811592" w:rsidRDefault="00000000">
      <w:r>
        <w:t xml:space="preserve">The goal of this primer is to provide a nuanced but accessible introduction to outcomes-based funding in state postsecondary finance. It reviews where outcomes-based models sit in the broader landscape of state higher education finance, synthesizes </w:t>
      </w:r>
      <w:commentRangeStart w:id="15"/>
      <w:del w:id="16" w:author="Claude" w:date="2026-01-29T22:37:00Z">
        <w:r>
          <w:delText>extant research</w:delText>
        </w:r>
      </w:del>
      <w:ins w:id="17" w:author="Claude" w:date="2026-01-29T22:37:00Z">
        <w:r>
          <w:t>existing research</w:t>
        </w:r>
      </w:ins>
      <w:commentRangeEnd w:id="15"/>
      <w:r>
        <w:commentReference w:id="15"/>
      </w:r>
      <w:r>
        <w:t>,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14:paraId="72BEA7F2" w14:textId="77777777" w:rsidR="00811592" w:rsidRDefault="00000000">
      <w:pPr>
        <w:pStyle w:val="Heading1"/>
      </w:pPr>
      <w:bookmarkStart w:id="18" w:name="_4rhz7skqm3xa" w:colFirst="0" w:colLast="0"/>
      <w:bookmarkEnd w:id="18"/>
      <w:r>
        <w:lastRenderedPageBreak/>
        <w:t>Reasons States Consider Outcomes-Based Funding</w:t>
      </w:r>
    </w:p>
    <w:p w14:paraId="173DE65A" w14:textId="77777777" w:rsidR="00811592" w:rsidRDefault="00000000">
      <w:pPr>
        <w:pStyle w:val="Heading2"/>
      </w:pPr>
      <w:bookmarkStart w:id="19" w:name="_diducbml4a" w:colFirst="0" w:colLast="0"/>
      <w:bookmarkEnd w:id="19"/>
      <w:r>
        <w:t>Outcomes-based funding models differ significantly from traditional models.</w:t>
      </w:r>
    </w:p>
    <w:p w14:paraId="3CBAD2B4" w14:textId="77777777" w:rsidR="00811592"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and personnel costs.</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66320C38" w14:textId="77777777" w:rsidR="00811592" w:rsidRDefault="00811592"/>
    <w:p w14:paraId="290BAF77" w14:textId="77777777" w:rsidR="00811592"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distribute funding in a fairer,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40572A05" w14:textId="77777777" w:rsidR="00811592"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6AF3C7B9" w14:textId="77777777" w:rsidR="00811592"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2541F01B" w14:textId="77777777" w:rsidR="00811592"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6DA504DC" w14:textId="77777777" w:rsidR="00811592" w:rsidRDefault="00811592"/>
    <w:p w14:paraId="6EB86FF1" w14:textId="77777777" w:rsidR="00811592"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34AB72B4" w14:textId="77777777" w:rsidR="00811592" w:rsidRDefault="00811592"/>
    <w:tbl>
      <w:tblPr>
        <w:tblStyle w:val="9"/>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811592" w14:paraId="5AD73270" w14:textId="77777777">
        <w:tc>
          <w:tcPr>
            <w:tcW w:w="7015" w:type="dxa"/>
            <w:gridSpan w:val="3"/>
            <w:tcBorders>
              <w:top w:val="single" w:sz="4" w:space="0" w:color="FFFFFF"/>
              <w:left w:val="single" w:sz="4" w:space="0" w:color="FFFFFF"/>
              <w:right w:val="single" w:sz="4" w:space="0" w:color="FFFFFF"/>
            </w:tcBorders>
          </w:tcPr>
          <w:p w14:paraId="305C2A80" w14:textId="77777777" w:rsidR="00811592" w:rsidRDefault="00000000">
            <w:pPr>
              <w:rPr>
                <w:b/>
                <w:bCs/>
              </w:rPr>
            </w:pPr>
            <w:r>
              <w:rPr>
                <w:b/>
                <w:bCs/>
              </w:rPr>
              <w:t>Table. Examples of states with formulas that are majority outcomes-based</w:t>
            </w:r>
          </w:p>
        </w:tc>
      </w:tr>
      <w:tr w:rsidR="00811592" w14:paraId="44F4A204" w14:textId="77777777">
        <w:tc>
          <w:tcPr>
            <w:tcW w:w="1857" w:type="dxa"/>
          </w:tcPr>
          <w:p w14:paraId="0CB6C689" w14:textId="77777777" w:rsidR="00811592" w:rsidRDefault="00000000">
            <w:pPr>
              <w:jc w:val="center"/>
              <w:rPr>
                <w:b/>
                <w:bCs/>
              </w:rPr>
            </w:pPr>
            <w:r>
              <w:rPr>
                <w:b/>
                <w:bCs/>
              </w:rPr>
              <w:t>State</w:t>
            </w:r>
          </w:p>
        </w:tc>
        <w:tc>
          <w:tcPr>
            <w:tcW w:w="2013" w:type="dxa"/>
          </w:tcPr>
          <w:p w14:paraId="5AEB330F" w14:textId="77777777" w:rsidR="00811592" w:rsidRDefault="00000000">
            <w:pPr>
              <w:jc w:val="center"/>
              <w:rPr>
                <w:b/>
                <w:bCs/>
              </w:rPr>
            </w:pPr>
            <w:r>
              <w:rPr>
                <w:b/>
                <w:bCs/>
              </w:rPr>
              <w:t>Sector</w:t>
            </w:r>
          </w:p>
        </w:tc>
        <w:tc>
          <w:tcPr>
            <w:tcW w:w="3145" w:type="dxa"/>
          </w:tcPr>
          <w:p w14:paraId="0C12B69F" w14:textId="77777777" w:rsidR="00811592" w:rsidRDefault="00000000">
            <w:pPr>
              <w:jc w:val="center"/>
              <w:rPr>
                <w:b/>
                <w:bCs/>
              </w:rPr>
            </w:pPr>
            <w:r>
              <w:rPr>
                <w:b/>
                <w:bCs/>
              </w:rPr>
              <w:t>% of formula tied to outcomes</w:t>
            </w:r>
          </w:p>
        </w:tc>
      </w:tr>
      <w:tr w:rsidR="00811592" w14:paraId="3BA693A2" w14:textId="77777777">
        <w:tc>
          <w:tcPr>
            <w:tcW w:w="1857" w:type="dxa"/>
          </w:tcPr>
          <w:p w14:paraId="77F84C64" w14:textId="77777777" w:rsidR="00811592" w:rsidRDefault="00000000">
            <w:pPr>
              <w:jc w:val="center"/>
            </w:pPr>
            <w:r>
              <w:t>Kentucky</w:t>
            </w:r>
          </w:p>
        </w:tc>
        <w:tc>
          <w:tcPr>
            <w:tcW w:w="2013" w:type="dxa"/>
          </w:tcPr>
          <w:p w14:paraId="0B978979" w14:textId="77777777" w:rsidR="00811592" w:rsidRDefault="00000000">
            <w:pPr>
              <w:jc w:val="center"/>
            </w:pPr>
            <w:r>
              <w:t>Four-year</w:t>
            </w:r>
          </w:p>
        </w:tc>
        <w:tc>
          <w:tcPr>
            <w:tcW w:w="3145" w:type="dxa"/>
          </w:tcPr>
          <w:p w14:paraId="4F81A512" w14:textId="77777777" w:rsidR="00811592" w:rsidRDefault="00000000">
            <w:pPr>
              <w:jc w:val="center"/>
            </w:pPr>
            <w:r>
              <w:t>70%</w:t>
            </w:r>
          </w:p>
        </w:tc>
      </w:tr>
      <w:tr w:rsidR="00811592" w14:paraId="74EC99F1" w14:textId="77777777">
        <w:tc>
          <w:tcPr>
            <w:tcW w:w="1857" w:type="dxa"/>
          </w:tcPr>
          <w:p w14:paraId="007A7D81" w14:textId="77777777" w:rsidR="00811592" w:rsidRDefault="00000000">
            <w:pPr>
              <w:jc w:val="center"/>
            </w:pPr>
            <w:r>
              <w:t>Tennessee</w:t>
            </w:r>
          </w:p>
        </w:tc>
        <w:tc>
          <w:tcPr>
            <w:tcW w:w="2013" w:type="dxa"/>
          </w:tcPr>
          <w:p w14:paraId="762D748F" w14:textId="77777777" w:rsidR="00811592" w:rsidRDefault="00000000">
            <w:pPr>
              <w:jc w:val="center"/>
            </w:pPr>
            <w:r>
              <w:t>Two-year</w:t>
            </w:r>
          </w:p>
        </w:tc>
        <w:tc>
          <w:tcPr>
            <w:tcW w:w="3145" w:type="dxa"/>
          </w:tcPr>
          <w:p w14:paraId="48DD82B8" w14:textId="77777777" w:rsidR="00811592" w:rsidRDefault="00000000">
            <w:pPr>
              <w:jc w:val="center"/>
            </w:pPr>
            <w:r>
              <w:t>83%</w:t>
            </w:r>
          </w:p>
        </w:tc>
      </w:tr>
      <w:tr w:rsidR="00811592" w14:paraId="7B29C7D6" w14:textId="77777777">
        <w:tc>
          <w:tcPr>
            <w:tcW w:w="1857" w:type="dxa"/>
          </w:tcPr>
          <w:p w14:paraId="33DAAF3C" w14:textId="77777777" w:rsidR="00811592" w:rsidRDefault="00000000">
            <w:pPr>
              <w:jc w:val="center"/>
            </w:pPr>
            <w:r>
              <w:t>Colorado</w:t>
            </w:r>
          </w:p>
        </w:tc>
        <w:tc>
          <w:tcPr>
            <w:tcW w:w="2013" w:type="dxa"/>
          </w:tcPr>
          <w:p w14:paraId="67814DDD" w14:textId="77777777" w:rsidR="00811592" w:rsidRDefault="00000000">
            <w:pPr>
              <w:jc w:val="center"/>
            </w:pPr>
            <w:r>
              <w:t>Four-year</w:t>
            </w:r>
          </w:p>
        </w:tc>
        <w:tc>
          <w:tcPr>
            <w:tcW w:w="3145" w:type="dxa"/>
          </w:tcPr>
          <w:p w14:paraId="6694F28C" w14:textId="77777777" w:rsidR="00811592" w:rsidRDefault="00000000">
            <w:pPr>
              <w:jc w:val="center"/>
            </w:pPr>
            <w:r>
              <w:t>85%</w:t>
            </w:r>
          </w:p>
        </w:tc>
      </w:tr>
      <w:tr w:rsidR="00811592" w14:paraId="19A9A6DB" w14:textId="77777777">
        <w:tc>
          <w:tcPr>
            <w:tcW w:w="1857" w:type="dxa"/>
          </w:tcPr>
          <w:p w14:paraId="0CE45AED" w14:textId="77777777" w:rsidR="00811592" w:rsidRDefault="00000000">
            <w:pPr>
              <w:jc w:val="center"/>
            </w:pPr>
            <w:r>
              <w:t>Ohio</w:t>
            </w:r>
          </w:p>
        </w:tc>
        <w:tc>
          <w:tcPr>
            <w:tcW w:w="2013" w:type="dxa"/>
          </w:tcPr>
          <w:p w14:paraId="2F80E514" w14:textId="77777777" w:rsidR="00811592" w:rsidRDefault="00000000">
            <w:pPr>
              <w:jc w:val="center"/>
            </w:pPr>
            <w:r>
              <w:t>Two- and four-year</w:t>
            </w:r>
          </w:p>
        </w:tc>
        <w:tc>
          <w:tcPr>
            <w:tcW w:w="3145" w:type="dxa"/>
          </w:tcPr>
          <w:p w14:paraId="7EE105D5" w14:textId="77777777" w:rsidR="00811592" w:rsidRDefault="00000000">
            <w:pPr>
              <w:jc w:val="center"/>
            </w:pPr>
            <w:r>
              <w:t>100%</w:t>
            </w:r>
          </w:p>
        </w:tc>
      </w:tr>
      <w:tr w:rsidR="00811592" w14:paraId="34FF8E9D" w14:textId="77777777">
        <w:tc>
          <w:tcPr>
            <w:tcW w:w="1857" w:type="dxa"/>
          </w:tcPr>
          <w:p w14:paraId="1C72D762" w14:textId="77777777" w:rsidR="00811592" w:rsidRDefault="00000000">
            <w:pPr>
              <w:jc w:val="center"/>
            </w:pPr>
            <w:r>
              <w:t>Arkansas</w:t>
            </w:r>
          </w:p>
        </w:tc>
        <w:tc>
          <w:tcPr>
            <w:tcW w:w="2013" w:type="dxa"/>
          </w:tcPr>
          <w:p w14:paraId="7CBD8A70" w14:textId="77777777" w:rsidR="00811592" w:rsidRDefault="00000000">
            <w:pPr>
              <w:jc w:val="center"/>
            </w:pPr>
            <w:r>
              <w:t>Two-year</w:t>
            </w:r>
          </w:p>
        </w:tc>
        <w:tc>
          <w:tcPr>
            <w:tcW w:w="3145" w:type="dxa"/>
          </w:tcPr>
          <w:p w14:paraId="0E74E19A" w14:textId="77777777" w:rsidR="00811592" w:rsidRDefault="00000000">
            <w:pPr>
              <w:jc w:val="center"/>
            </w:pPr>
            <w:r>
              <w:t>100%</w:t>
            </w:r>
          </w:p>
        </w:tc>
      </w:tr>
    </w:tbl>
    <w:p w14:paraId="4B0EE351" w14:textId="77777777" w:rsidR="00811592"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153382CE" w14:textId="77777777" w:rsidR="00811592" w:rsidRDefault="00000000">
      <w:pPr>
        <w:pStyle w:val="Heading2"/>
      </w:pPr>
      <w:bookmarkStart w:id="20" w:name="_7rs0ery0kmu8" w:colFirst="0" w:colLast="0"/>
      <w:bookmarkEnd w:id="20"/>
      <w:r>
        <w:t>Policymakers interested in outcomes-based funding often hold common goals.</w:t>
      </w:r>
    </w:p>
    <w:p w14:paraId="742DCD48" w14:textId="77777777" w:rsidR="00811592"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14:paraId="1C29490E" w14:textId="77777777" w:rsidR="00811592" w:rsidRDefault="00811592"/>
    <w:p w14:paraId="76E46856" w14:textId="77777777" w:rsidR="00811592" w:rsidRDefault="00000000">
      <w:r>
        <w:t>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Pr>
          <w:vertAlign w:val="superscript"/>
        </w:rPr>
        <w:footnoteReference w:id="22"/>
      </w:r>
    </w:p>
    <w:p w14:paraId="3383ABAC" w14:textId="77777777" w:rsidR="00811592" w:rsidRDefault="00811592"/>
    <w:p w14:paraId="5D5DA5B2" w14:textId="77777777" w:rsidR="00811592"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CAA910D" w14:textId="77777777" w:rsidR="00811592" w:rsidRDefault="00000000">
      <w:pPr>
        <w:pStyle w:val="Heading2"/>
      </w:pPr>
      <w:bookmarkStart w:id="21" w:name="_3d8nr5p7hhpp" w:colFirst="0" w:colLast="0"/>
      <w:bookmarkEnd w:id="21"/>
      <w:r>
        <w:t>Evidence on the effectiveness of these models, however, remains mixed across different designs and implementations.</w:t>
      </w:r>
    </w:p>
    <w:p w14:paraId="668B956F" w14:textId="77777777" w:rsidR="00811592" w:rsidRDefault="00000000">
      <w:r>
        <w:t>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3F0AAF4" w14:textId="77777777" w:rsidR="00811592" w:rsidRDefault="00811592"/>
    <w:p w14:paraId="12DB0E23" w14:textId="77777777" w:rsidR="00811592" w:rsidRDefault="00000000">
      <w:commentRangeStart w:id="22"/>
      <w:del w:id="23" w:author="Claude" w:date="2026-01-29T22:37:00Z">
        <w:r>
          <w:delText>There could be several potential explanations</w:delText>
        </w:r>
      </w:del>
      <w:ins w:id="24" w:author="Claude" w:date="2026-01-29T22:37:00Z">
        <w:r>
          <w:t>Several factors may explain</w:t>
        </w:r>
      </w:ins>
      <w:commentRangeEnd w:id="22"/>
      <w:r>
        <w:commentReference w:id="22"/>
      </w:r>
      <w:r>
        <w:t xml:space="preserve">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t>
      </w:r>
      <w:commentRangeStart w:id="25"/>
      <w:del w:id="26" w:author="Claude" w:date="2026-01-29T22:37:00Z">
        <w:r>
          <w:delText>will fail to move the needle</w:delText>
        </w:r>
      </w:del>
      <w:ins w:id="27" w:author="Claude" w:date="2026-01-29T22:37:00Z">
        <w:r>
          <w:t>will fail to produce meaningful change</w:t>
        </w:r>
      </w:ins>
      <w:commentRangeEnd w:id="25"/>
      <w:r>
        <w:commentReference w:id="25"/>
      </w:r>
      <w:r>
        <w:t xml:space="preserve">. </w:t>
      </w:r>
    </w:p>
    <w:p w14:paraId="78BA10BB" w14:textId="77777777" w:rsidR="00811592" w:rsidRDefault="00811592"/>
    <w:p w14:paraId="1520C2BB" w14:textId="77777777" w:rsidR="00811592" w:rsidRDefault="00000000">
      <w:r>
        <w:t>Another factor that affects the evidence pool is the wide variation in formula design. A study investigating just one outcome metric — certificate awards — found substantial variation in how states defined and used that metric for funding allocations.</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24DB4FE2" w14:textId="77777777" w:rsidR="00811592" w:rsidRDefault="00811592"/>
    <w:p w14:paraId="0C9463AD" w14:textId="77777777" w:rsidR="00811592"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may serve as a strategy to push schools to increase their focus on student outcomes.</w:t>
      </w:r>
    </w:p>
    <w:p w14:paraId="33C09DC5" w14:textId="77777777" w:rsidR="00811592" w:rsidRDefault="00000000">
      <w:pPr>
        <w:pStyle w:val="Heading2"/>
      </w:pPr>
      <w:bookmarkStart w:id="28" w:name="_e9sq4p4f8ixz" w:colFirst="0" w:colLast="0"/>
      <w:bookmarkEnd w:id="28"/>
      <w:r>
        <w:t>Outcomes-based funding may still play a key role for state policymakers in ensuring “returns” on public investments.</w:t>
      </w:r>
    </w:p>
    <w:tbl>
      <w:tblPr>
        <w:tblStyle w:val="8"/>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811592" w14:paraId="39D702D7" w14:textId="77777777">
        <w:trPr>
          <w:trHeight w:val="3189"/>
        </w:trPr>
        <w:tc>
          <w:tcPr>
            <w:tcW w:w="5250" w:type="dxa"/>
          </w:tcPr>
          <w:p w14:paraId="7F7151B3" w14:textId="77777777" w:rsidR="00811592" w:rsidRDefault="00000000">
            <w:commentRangeStart w:id="29"/>
            <w:del w:id="30" w:author="Claude" w:date="2026-01-29T22:37:00Z">
              <w:r>
                <w:delText>Sidebar: Outcomes-Based Funding</w:delText>
              </w:r>
            </w:del>
            <w:ins w:id="31" w:author="Claude" w:date="2026-01-29T22:37:00Z">
              <w:r>
                <w:t>Sidebar 2: Outcomes-Based Funding</w:t>
              </w:r>
            </w:ins>
            <w:commentRangeEnd w:id="29"/>
            <w:r>
              <w:commentReference w:id="29"/>
            </w:r>
            <w:r>
              <w:t xml:space="preserve"> as a Policy Tool</w:t>
            </w:r>
          </w:p>
          <w:p w14:paraId="395836A4" w14:textId="77777777" w:rsidR="00811592"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834F9BD" w14:textId="77777777" w:rsidR="00811592" w:rsidRDefault="00811592"/>
          <w:p w14:paraId="735D7810" w14:textId="77777777" w:rsidR="00811592" w:rsidRDefault="00000000">
            <w:r>
              <w:t>In these cases, what is the appropriate state role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63D3E4B0" w14:textId="77777777" w:rsidR="00811592" w:rsidRDefault="00811592"/>
          <w:p w14:paraId="52F91CE9" w14:textId="77777777" w:rsidR="00811592" w:rsidRDefault="00000000">
            <w:r>
              <w:t>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0894D70A" w14:textId="77777777" w:rsidR="00811592"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510A4172" w14:textId="77777777" w:rsidR="00811592" w:rsidRDefault="00811592"/>
    <w:p w14:paraId="117D8FB4" w14:textId="77777777" w:rsidR="00811592"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Pr>
          <w:vertAlign w:val="superscript"/>
        </w:rPr>
        <w:footnoteReference w:id="32"/>
      </w:r>
    </w:p>
    <w:p w14:paraId="18FEA557" w14:textId="77777777" w:rsidR="00811592" w:rsidRDefault="00811592"/>
    <w:p w14:paraId="7C19AFE0" w14:textId="77777777" w:rsidR="00811592"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 but they risk reinforcing a transactional view of higher education that ignores its broader civic and social purposes. Broader definitions capture the full range of returns but are harder to quantify and tie directly to funding.</w:t>
      </w:r>
    </w:p>
    <w:p w14:paraId="007D2A33" w14:textId="77777777" w:rsidR="00811592" w:rsidRDefault="00811592"/>
    <w:p w14:paraId="5CC8A9BD" w14:textId="77777777" w:rsidR="00811592" w:rsidRDefault="00000000">
      <w: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w:t>
      </w:r>
      <w:commentRangeStart w:id="32"/>
      <w:del w:id="33" w:author="Claude" w:date="2026-01-29T22:37:00Z">
        <w:r>
          <w:delText>critical, but lower-earning</w:delText>
        </w:r>
      </w:del>
      <w:ins w:id="34" w:author="Claude" w:date="2026-01-29T22:37:00Z">
        <w:r>
          <w:t>critical but lower-earning</w:t>
        </w:r>
      </w:ins>
      <w:commentRangeEnd w:id="32"/>
      <w:r>
        <w:commentReference w:id="32"/>
      </w:r>
      <w:r>
        <w:t xml:space="preserve"> fields (e.g., teaching).</w:t>
      </w:r>
    </w:p>
    <w:p w14:paraId="19248EE1" w14:textId="77777777" w:rsidR="00811592" w:rsidRDefault="00811592"/>
    <w:p w14:paraId="2A8A1D2A" w14:textId="77777777" w:rsidR="00811592"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0F8D9C6B" w14:textId="77777777" w:rsidR="00811592" w:rsidRDefault="00000000">
      <w:pPr>
        <w:pStyle w:val="Heading1"/>
      </w:pPr>
      <w:bookmarkStart w:id="35" w:name="_vhvc6ksq2ln" w:colFirst="0" w:colLast="0"/>
      <w:bookmarkEnd w:id="35"/>
      <w:r>
        <w:t>Design Considerations for Outcomes-Based Models</w:t>
      </w:r>
    </w:p>
    <w:p w14:paraId="46B66546" w14:textId="77777777" w:rsidR="00811592"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w:t>
      </w:r>
      <w:proofErr w:type="gramStart"/>
      <w:r>
        <w:t>exemplars, but</w:t>
      </w:r>
      <w:proofErr w:type="gramEnd"/>
      <w:r>
        <w:t xml:space="preserve"> can help to highlight unconventional or newer approaches for consideration. At the end of this section is also a list of questions to guide interested stakeholders in thinking holistically about outcomes-based model design.</w:t>
      </w:r>
    </w:p>
    <w:p w14:paraId="5E58154E" w14:textId="77777777" w:rsidR="00811592" w:rsidRDefault="00000000">
      <w:pPr>
        <w:pStyle w:val="Heading2"/>
      </w:pPr>
      <w:bookmarkStart w:id="36" w:name="_jminjuu2dhgw" w:colFirst="0" w:colLast="0"/>
      <w:bookmarkEnd w:id="36"/>
      <w:r>
        <w:t>Outcomes can span traditional metrics, state-specific priorities, and creative measures that reflect a fuller picture of higher education’s value.</w:t>
      </w:r>
    </w:p>
    <w:p w14:paraId="74363A3C" w14:textId="77777777" w:rsidR="00811592" w:rsidRDefault="00000000">
      <w:r>
        <w:t xml:space="preserve">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w:t>
      </w:r>
      <w:commentRangeStart w:id="37"/>
      <w:del w:id="38" w:author="Claude" w:date="2026-01-29T22:37:00Z">
        <w:r>
          <w:delText>move the needle on</w:delText>
        </w:r>
      </w:del>
      <w:ins w:id="39" w:author="Claude" w:date="2026-01-29T22:37:00Z">
        <w:r>
          <w:t>improve</w:t>
        </w:r>
      </w:ins>
      <w:commentRangeEnd w:id="37"/>
      <w:r>
        <w:commentReference w:id="37"/>
      </w:r>
      <w:r>
        <w:t xml:space="preserve"> any one outcome as institutions spread their efforts thin trying to satisfy competing demands.</w:t>
      </w:r>
    </w:p>
    <w:p w14:paraId="5F64F506" w14:textId="77777777" w:rsidR="00811592" w:rsidRDefault="00811592"/>
    <w:tbl>
      <w:tblPr>
        <w:tblStyle w:val="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5C63D210" w14:textId="77777777">
        <w:tc>
          <w:tcPr>
            <w:tcW w:w="10070" w:type="dxa"/>
            <w:shd w:val="clear" w:color="auto" w:fill="CCE4E7"/>
          </w:tcPr>
          <w:p w14:paraId="3F18D04E" w14:textId="77777777" w:rsidR="00811592" w:rsidRDefault="00000000">
            <w:pPr>
              <w:rPr>
                <w:b/>
                <w:bCs/>
              </w:rPr>
            </w:pPr>
            <w:r>
              <w:rPr>
                <w:b/>
                <w:bCs/>
              </w:rPr>
              <w:t>Example: Texas's revamped two-year formula links funding directly to state policy goals by prioritizing high-value credentials.</w:t>
            </w:r>
          </w:p>
          <w:p w14:paraId="35FC141B" w14:textId="77777777" w:rsidR="00811592" w:rsidRDefault="00811592"/>
          <w:p w14:paraId="229C2C7F" w14:textId="77777777" w:rsidR="00811592" w:rsidRDefault="00000000">
            <w:r>
              <w:lastRenderedPageBreak/>
              <w:t>In their 2023 redesign of the community college funding formula, a major priority for Texas policymakers was increasing attainment as a driver of economic prosperity for both employers and individuals. The state's current 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7C7E860D" w14:textId="77777777" w:rsidR="00811592" w:rsidRDefault="00811592"/>
    <w:p w14:paraId="1CE9A38D" w14:textId="77777777" w:rsidR="00811592" w:rsidRDefault="00000000">
      <w:r>
        <w:t>While traditional metrics like completion rates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4A34113E" w14:textId="77777777" w:rsidR="00811592" w:rsidRDefault="00811592"/>
    <w:tbl>
      <w:tblPr>
        <w:tblStyle w:val="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27E52224" w14:textId="77777777">
        <w:tc>
          <w:tcPr>
            <w:tcW w:w="10070" w:type="dxa"/>
            <w:shd w:val="clear" w:color="auto" w:fill="CCE4E7"/>
          </w:tcPr>
          <w:p w14:paraId="4A865A21" w14:textId="77777777" w:rsidR="00811592" w:rsidRDefault="00000000">
            <w:pPr>
              <w:rPr>
                <w:b/>
                <w:bCs/>
              </w:rPr>
            </w:pPr>
            <w:commentRangeStart w:id="40"/>
            <w:r>
              <w:rPr>
                <w:b/>
                <w:bCs/>
              </w:rPr>
              <w:t>Example: Indiana’s revised funding model for both two- and four-year institutions recognizes disparate declines in outcomes for low-income and adult students.</w:t>
            </w:r>
            <w:commentRangeEnd w:id="40"/>
            <w:r>
              <w:commentReference w:id="40"/>
            </w:r>
          </w:p>
          <w:p w14:paraId="1F3C7F54" w14:textId="77777777" w:rsidR="00811592" w:rsidRDefault="00811592"/>
          <w:p w14:paraId="6EED7D19" w14:textId="77777777" w:rsidR="00811592" w:rsidRDefault="00000000">
            <w:commentRangeStart w:id="41"/>
            <w:r>
              <w:t>Data from Indiana shows that low-income and adult (25+) students have experienced larger declines in enrollment and completion than their comparison groups.</w:t>
            </w:r>
            <w:commentRangeEnd w:id="41"/>
            <w:r>
              <w:commentReference w:id="41"/>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C5B94E0" w14:textId="77777777" w:rsidR="00811592" w:rsidRDefault="00811592"/>
    <w:p w14:paraId="006B0808" w14:textId="77777777" w:rsidR="00811592" w:rsidRDefault="00000000">
      <w:r>
        <w:t xml:space="preserve">Another consideration is rewarding institutions for non-enrollment “inputs” that are directly connected to student outcomes. This might include investing in student success or access programs, academic or career </w:t>
      </w:r>
      <w:r>
        <w:lastRenderedPageBreak/>
        <w:t xml:space="preserve">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be included to achieve those results. Institutions facing enrollment declines or changing demographics that affect other portions of their funding thus can still earn state funding for delivering high-quality programs.</w:t>
      </w:r>
    </w:p>
    <w:p w14:paraId="251FC64B" w14:textId="77777777" w:rsidR="00811592" w:rsidRDefault="00811592"/>
    <w:tbl>
      <w:tblPr>
        <w:tblStyle w:val="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3BF44D02" w14:textId="77777777">
        <w:tc>
          <w:tcPr>
            <w:tcW w:w="10070" w:type="dxa"/>
            <w:shd w:val="clear" w:color="auto" w:fill="CCE4E7"/>
          </w:tcPr>
          <w:p w14:paraId="4F06E53E" w14:textId="77777777" w:rsidR="00811592" w:rsidRDefault="00000000">
            <w:pPr>
              <w:rPr>
                <w:b/>
                <w:bCs/>
              </w:rPr>
            </w:pPr>
            <w:r>
              <w:rPr>
                <w:b/>
                <w:bCs/>
              </w:rPr>
              <w:t>Example: Tennessee's two- and four-year funding formulas reward institutions for high-quality programming in addition to student outcomes.</w:t>
            </w:r>
          </w:p>
          <w:p w14:paraId="56955121" w14:textId="77777777" w:rsidR="00811592" w:rsidRDefault="00811592"/>
          <w:p w14:paraId="395639CD" w14:textId="77777777" w:rsidR="00811592"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263B0FE8" w14:textId="77777777" w:rsidR="00811592" w:rsidRDefault="00811592"/>
    <w:p w14:paraId="42DE0A60" w14:textId="77777777" w:rsidR="00811592"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w:t>
      </w:r>
      <w:r>
        <w:lastRenderedPageBreak/>
        <w:t>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5B40EF92" w14:textId="77777777" w:rsidR="00811592" w:rsidRDefault="00811592"/>
    <w:p w14:paraId="6533A70D" w14:textId="77777777" w:rsidR="00811592"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099C96F6" w14:textId="77777777" w:rsidR="00811592" w:rsidRDefault="00811592"/>
    <w:tbl>
      <w:tblPr>
        <w:tblStyle w:val="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006D5AE0" w14:textId="77777777">
        <w:tc>
          <w:tcPr>
            <w:tcW w:w="10070" w:type="dxa"/>
            <w:shd w:val="clear" w:color="auto" w:fill="CCE4E7"/>
          </w:tcPr>
          <w:p w14:paraId="57580ACC" w14:textId="77777777" w:rsidR="00811592" w:rsidRDefault="00000000">
            <w:pPr>
              <w:rPr>
                <w:b/>
                <w:bCs/>
              </w:rPr>
            </w:pPr>
            <w:r>
              <w:rPr>
                <w:b/>
                <w:bCs/>
              </w:rPr>
              <w:t>Example: Michigan’s two-year funding formula offers an example of a creative metric measuring how institutions contribute to their local communities.</w:t>
            </w:r>
          </w:p>
          <w:p w14:paraId="67A30D1F" w14:textId="77777777" w:rsidR="00811592" w:rsidRDefault="00811592"/>
          <w:p w14:paraId="753B565E" w14:textId="77777777" w:rsidR="00811592"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the metric requires institutions to certify compliance with four out of five "best practices" within three categories: economic development and </w:t>
            </w:r>
            <w:ins w:id="42" w:author="Marisa Mission" w:date="2026-01-15T17:00:00Z">
              <w:r>
                <w:t>business and industry</w:t>
              </w:r>
            </w:ins>
            <w:del w:id="43" w:author="Marisa Mission" w:date="2026-01-15T17:00:00Z">
              <w:r>
                <w:delText>business/industry</w:delText>
              </w:r>
            </w:del>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7E43E71D" w14:textId="77777777" w:rsidR="00811592" w:rsidRDefault="00811592"/>
    <w:p w14:paraId="0E063608" w14:textId="77777777" w:rsidR="00811592" w:rsidRDefault="00000000">
      <w:r>
        <w:t xml:space="preserve">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w:t>
      </w:r>
      <w:commentRangeStart w:id="44"/>
      <w:del w:id="45" w:author="Claude" w:date="2026-01-29T22:37:00Z">
        <w:r>
          <w:delText>they don't capture</w:delText>
        </w:r>
      </w:del>
      <w:ins w:id="46" w:author="Claude" w:date="2026-01-29T22:37:00Z">
        <w:r>
          <w:t>they do not capture</w:t>
        </w:r>
      </w:ins>
      <w:commentRangeEnd w:id="44"/>
      <w:r>
        <w:commentReference w:id="44"/>
      </w:r>
      <w:r>
        <w:t xml:space="preserv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isn't one right way to design an outcomes-based model, and that thoughtful experimentation with new approaches may better align funding with the multifaceted goals of higher education.</w:t>
      </w:r>
    </w:p>
    <w:p w14:paraId="1F537E8A" w14:textId="77777777" w:rsidR="00811592" w:rsidRDefault="00000000">
      <w:pPr>
        <w:pStyle w:val="Heading2"/>
      </w:pPr>
      <w:bookmarkStart w:id="47" w:name="_qn8y1kl7svwr" w:colFirst="0" w:colLast="0"/>
      <w:bookmarkEnd w:id="47"/>
      <w:r>
        <w:t>Different ways of calculating and distributing funding can also shape institutional behavior.</w:t>
      </w:r>
    </w:p>
    <w:p w14:paraId="612A3F5C" w14:textId="77777777" w:rsidR="00811592" w:rsidRDefault="00000000">
      <w:r>
        <w:t>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Pr>
          <w:vertAlign w:val="superscript"/>
        </w:rPr>
        <w:footnoteReference w:id="49"/>
      </w:r>
    </w:p>
    <w:p w14:paraId="2CCD9459" w14:textId="77777777" w:rsidR="00811592" w:rsidRDefault="00811592"/>
    <w:p w14:paraId="65C0F1B2" w14:textId="77777777" w:rsidR="00811592" w:rsidRDefault="00000000">
      <w:r>
        <w:lastRenderedPageBreak/>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360531ED" w14:textId="77777777" w:rsidR="00811592" w:rsidRDefault="00811592"/>
    <w:tbl>
      <w:tblPr>
        <w:tblStyle w:val="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1107C037" w14:textId="77777777">
        <w:tc>
          <w:tcPr>
            <w:tcW w:w="10070" w:type="dxa"/>
            <w:shd w:val="clear" w:color="auto" w:fill="CCE4E7"/>
          </w:tcPr>
          <w:p w14:paraId="00591908" w14:textId="77777777" w:rsidR="00811592"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752209C4" w14:textId="77777777" w:rsidR="00811592" w:rsidRDefault="00811592"/>
          <w:p w14:paraId="35DD9772" w14:textId="77777777" w:rsidR="00811592"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165C29D" w14:textId="77777777" w:rsidR="00811592" w:rsidRDefault="00811592"/>
    <w:p w14:paraId="67E7E98F" w14:textId="77777777" w:rsidR="00811592" w:rsidRDefault="00000000">
      <w:r>
        <w:t>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14:paraId="46F7FBC6" w14:textId="77777777" w:rsidR="00811592" w:rsidRDefault="00811592"/>
    <w:tbl>
      <w:tblPr>
        <w:tblStyle w:val="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2F9566DD" w14:textId="77777777">
        <w:tc>
          <w:tcPr>
            <w:tcW w:w="10070" w:type="dxa"/>
            <w:shd w:val="clear" w:color="auto" w:fill="CCE4E7"/>
          </w:tcPr>
          <w:p w14:paraId="3282B931" w14:textId="77777777" w:rsidR="00811592" w:rsidRDefault="00000000">
            <w:pPr>
              <w:rPr>
                <w:b/>
                <w:bCs/>
              </w:rPr>
            </w:pPr>
            <w:r>
              <w:rPr>
                <w:b/>
                <w:bCs/>
              </w:rPr>
              <w:t>Example: The four-year formulas in Kentucky and Colorado offer a juxtaposition of two different approaches to distributing funding.</w:t>
            </w:r>
          </w:p>
          <w:p w14:paraId="5C07539B" w14:textId="77777777" w:rsidR="00811592" w:rsidRDefault="00811592"/>
          <w:p w14:paraId="201F541A" w14:textId="77777777" w:rsidR="00811592"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each other rather than working toward shared statewide goals.</w:t>
            </w:r>
          </w:p>
          <w:p w14:paraId="6CEA2769" w14:textId="77777777" w:rsidR="00811592" w:rsidRDefault="00811592"/>
          <w:p w14:paraId="6DF6C94C" w14:textId="77777777" w:rsidR="00811592" w:rsidRDefault="00000000">
            <w:r>
              <w:lastRenderedPageBreak/>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119808AD" w14:textId="77777777" w:rsidR="00811592" w:rsidRDefault="00000000">
      <w:pPr>
        <w:pStyle w:val="Heading2"/>
      </w:pPr>
      <w:bookmarkStart w:id="48" w:name="_k8ywciobpbm8" w:colFirst="0" w:colLast="0"/>
      <w:bookmarkEnd w:id="48"/>
      <w:r>
        <w:lastRenderedPageBreak/>
        <w:t>Considering practical implementation strategies is crucial for mitigating risks and facilitating success.</w:t>
      </w:r>
    </w:p>
    <w:p w14:paraId="109186E7" w14:textId="77777777" w:rsidR="00811592"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39F10C48" w14:textId="77777777" w:rsidR="00811592" w:rsidRDefault="00811592"/>
    <w:p w14:paraId="6F71011E" w14:textId="77777777" w:rsidR="00811592" w:rsidRDefault="00000000">
      <w:r>
        <w:t>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Pr>
          <w:vertAlign w:val="superscript"/>
        </w:rPr>
        <w:footnoteReference w:id="55"/>
      </w:r>
    </w:p>
    <w:p w14:paraId="5D44C95E" w14:textId="77777777" w:rsidR="00811592" w:rsidRDefault="00811592"/>
    <w:tbl>
      <w:tblPr>
        <w:tblStyle w:val="1"/>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811592" w14:paraId="049473F5" w14:textId="77777777">
        <w:tc>
          <w:tcPr>
            <w:tcW w:w="10070" w:type="dxa"/>
            <w:shd w:val="clear" w:color="auto" w:fill="CCE4E7"/>
          </w:tcPr>
          <w:p w14:paraId="32EE0386" w14:textId="77777777" w:rsidR="00811592" w:rsidRDefault="00000000">
            <w:pPr>
              <w:rPr>
                <w:b/>
                <w:bCs/>
              </w:rPr>
            </w:pPr>
            <w:r>
              <w:rPr>
                <w:b/>
                <w:bCs/>
              </w:rPr>
              <w:t>Example: Oregon’s recent redesign of its community college funding formula included an extended implementation timeline for stability as well as established review cycles.</w:t>
            </w:r>
          </w:p>
          <w:p w14:paraId="700A067D" w14:textId="77777777" w:rsidR="00811592" w:rsidRDefault="00811592"/>
          <w:p w14:paraId="4BA7EF4E" w14:textId="77777777" w:rsidR="00811592" w:rsidRDefault="00000000">
            <w:commentRangeStart w:id="49"/>
            <w:r>
              <w:t xml:space="preserve">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w:t>
            </w:r>
            <w:r>
              <w:lastRenderedPageBreak/>
              <w:t>(CCSF) to these areas.</w:t>
            </w:r>
            <w:commentRangeEnd w:id="49"/>
            <w:r>
              <w:commentReference w:id="49"/>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E3131B4" w14:textId="77777777" w:rsidR="00811592" w:rsidRDefault="00811592">
      <w:pPr>
        <w:pBdr>
          <w:bottom w:val="single" w:sz="4" w:space="1" w:color="000000"/>
        </w:pBdr>
      </w:pPr>
    </w:p>
    <w:p w14:paraId="504CACF7" w14:textId="77777777" w:rsidR="00811592" w:rsidRDefault="00811592">
      <w:pPr>
        <w:pBdr>
          <w:bottom w:val="single" w:sz="4" w:space="1" w:color="000000"/>
        </w:pBdr>
      </w:pPr>
    </w:p>
    <w:p w14:paraId="2894731F" w14:textId="77777777" w:rsidR="00811592" w:rsidRDefault="00000000">
      <w:pPr>
        <w:pStyle w:val="Heading2"/>
      </w:pPr>
      <w:bookmarkStart w:id="50" w:name="_370dcquczn93" w:colFirst="0" w:colLast="0"/>
      <w:bookmarkEnd w:id="50"/>
      <w:r>
        <w:t>Questions to Consider</w:t>
      </w:r>
    </w:p>
    <w:p w14:paraId="62113B9C" w14:textId="77777777" w:rsidR="00811592" w:rsidRDefault="00000000">
      <w:r>
        <w:t>As states contemplate whether to adopt or revise outcomes-based funding models, several questions can help guide discussion and decision-making:</w:t>
      </w:r>
    </w:p>
    <w:p w14:paraId="4A28B739" w14:textId="77777777" w:rsidR="00811592" w:rsidRDefault="00811592"/>
    <w:p w14:paraId="1709E099" w14:textId="77777777" w:rsidR="00811592" w:rsidRDefault="00000000">
      <w:r>
        <w:rPr>
          <w:b/>
          <w:bCs/>
        </w:rPr>
        <w:lastRenderedPageBreak/>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0FA0DB8" w14:textId="77777777" w:rsidR="00811592" w:rsidRDefault="00811592">
      <w:pPr>
        <w:rPr>
          <w:b/>
          <w:bCs/>
        </w:rPr>
      </w:pPr>
    </w:p>
    <w:p w14:paraId="43ED3844" w14:textId="77777777" w:rsidR="00811592"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7E945C3F" w14:textId="77777777" w:rsidR="00811592" w:rsidRDefault="00811592">
      <w:pPr>
        <w:rPr>
          <w:b/>
          <w:bCs/>
        </w:rPr>
      </w:pPr>
    </w:p>
    <w:p w14:paraId="1CA3CB09" w14:textId="77777777" w:rsidR="00811592" w:rsidRDefault="00000000">
      <w:r>
        <w:rPr>
          <w:b/>
          <w:bCs/>
        </w:rPr>
        <w:t>Given a state’s specific context, how much funding is appropriate for incentivizing behavior change without adverse effects?</w:t>
      </w:r>
      <w:r>
        <w:t xml:space="preserve"> Tying too little funding to outcomes may fail to motivate change, while tying too much can create financial instability and encourage gaming the system.</w:t>
      </w:r>
    </w:p>
    <w:p w14:paraId="52B0CC32" w14:textId="77777777" w:rsidR="00811592" w:rsidRDefault="00811592">
      <w:pPr>
        <w:rPr>
          <w:b/>
          <w:bCs/>
        </w:rPr>
      </w:pPr>
    </w:p>
    <w:p w14:paraId="63966F48" w14:textId="77777777" w:rsidR="00811592"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1D38042F" w14:textId="77777777" w:rsidR="00811592" w:rsidRDefault="00811592"/>
    <w:p w14:paraId="09054F8D" w14:textId="77777777" w:rsidR="00811592"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2BC98AD9" w14:textId="77777777" w:rsidR="00811592" w:rsidRDefault="00811592">
      <w:pPr>
        <w:rPr>
          <w:b/>
          <w:bCs/>
        </w:rPr>
      </w:pPr>
    </w:p>
    <w:p w14:paraId="6DE06A44" w14:textId="77777777" w:rsidR="00811592"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55599ED3" w14:textId="77777777" w:rsidR="00811592" w:rsidRDefault="00811592"/>
    <w:p w14:paraId="6A2EE2AF" w14:textId="77777777" w:rsidR="00811592" w:rsidRDefault="00000000">
      <w:r>
        <w:t>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23BB5235" w14:textId="77777777" w:rsidR="00811592" w:rsidRDefault="00000000">
      <w:pPr>
        <w:pStyle w:val="Heading1"/>
      </w:pPr>
      <w:bookmarkStart w:id="51" w:name="_c8axqseu0fp" w:colFirst="0" w:colLast="0"/>
      <w:bookmarkEnd w:id="51"/>
      <w:r>
        <w:lastRenderedPageBreak/>
        <w:t>Conclusion</w:t>
      </w:r>
    </w:p>
    <w:p w14:paraId="644D6DAE" w14:textId="77777777" w:rsidR="00811592"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09758F6B" w14:textId="77777777" w:rsidR="00811592" w:rsidRDefault="00811592"/>
    <w:p w14:paraId="7E0BC23A" w14:textId="77777777" w:rsidR="00811592"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benefitting both students and taxpayers. </w:t>
      </w:r>
    </w:p>
    <w:p w14:paraId="24271A6A" w14:textId="77777777" w:rsidR="00811592" w:rsidRDefault="00811592"/>
    <w:p w14:paraId="0B2D2B34" w14:textId="77777777" w:rsidR="00811592" w:rsidRDefault="00000000">
      <w:pPr>
        <w:rPr>
          <w:b/>
          <w:bCs/>
          <w:color w:val="000000"/>
          <w:sz w:val="44"/>
          <w:szCs w:val="44"/>
        </w:rPr>
      </w:pPr>
      <w:r>
        <w:br w:type="page"/>
      </w:r>
    </w:p>
    <w:p w14:paraId="5EDF236F" w14:textId="77777777" w:rsidR="00811592" w:rsidRDefault="00000000">
      <w:pPr>
        <w:pStyle w:val="Heading1"/>
      </w:pPr>
      <w:bookmarkStart w:id="52" w:name="_gg1iy1tli5es" w:colFirst="0" w:colLast="0"/>
      <w:bookmarkEnd w:id="52"/>
      <w:r>
        <w:lastRenderedPageBreak/>
        <w:t>Acknowledgments</w:t>
      </w:r>
    </w:p>
    <w:p w14:paraId="315F4659" w14:textId="77777777" w:rsidR="00811592"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2F1A82D3" w14:textId="77777777" w:rsidR="00811592" w:rsidRDefault="00811592"/>
    <w:p w14:paraId="27199EDD" w14:textId="77777777" w:rsidR="00811592" w:rsidRDefault="00000000">
      <w:commentRangeStart w:id="53"/>
      <w:r>
        <w:t>We would also like to thank our Bellwether colleague Ashlie Scott for her support. Thank you to Amy Ribock, Kate Neifeld, Andy Jacob, McKenzie Maxson, Julie Nguyen, and Amber Walker for shepherding and disseminating this work, and to Super Copy Editors.</w:t>
      </w:r>
      <w:commentRangeEnd w:id="53"/>
      <w:r>
        <w:commentReference w:id="53"/>
      </w:r>
    </w:p>
    <w:p w14:paraId="1CF03F55" w14:textId="77777777" w:rsidR="00811592" w:rsidRDefault="00811592"/>
    <w:p w14:paraId="47BA5873" w14:textId="77777777" w:rsidR="00811592" w:rsidRDefault="00000000">
      <w:r>
        <w:t xml:space="preserve">The contributions of these individuals and entities significantly enhanced our work; however, any errors in fact or analysis remain the responsibility of the authors. </w:t>
      </w:r>
    </w:p>
    <w:p w14:paraId="52E012EF" w14:textId="77777777" w:rsidR="00811592" w:rsidRDefault="00811592"/>
    <w:p w14:paraId="79434EE3" w14:textId="77777777" w:rsidR="00811592" w:rsidRDefault="00000000">
      <w:pPr>
        <w:pStyle w:val="Heading1"/>
      </w:pPr>
      <w:bookmarkStart w:id="54" w:name="_opf5zg31qk6s" w:colFirst="0" w:colLast="0"/>
      <w:bookmarkEnd w:id="54"/>
      <w:r>
        <w:t>About the Authors</w:t>
      </w:r>
    </w:p>
    <w:p w14:paraId="2636422B" w14:textId="77777777" w:rsidR="00811592" w:rsidRDefault="00000000">
      <w:pPr>
        <w:rPr>
          <w:b/>
          <w:bCs/>
        </w:rPr>
      </w:pPr>
      <w:r>
        <w:rPr>
          <w:b/>
          <w:bCs/>
        </w:rPr>
        <w:t>MARISA MISSION</w:t>
      </w:r>
    </w:p>
    <w:p w14:paraId="0A952E16" w14:textId="77777777" w:rsidR="00811592" w:rsidRDefault="00000000">
      <w:r>
        <w:t>Marisa Mission is a senior analyst at Bellwether. She can be reached at marisa.mission@bellwether.org. </w:t>
      </w:r>
    </w:p>
    <w:p w14:paraId="1815B9E4" w14:textId="77777777" w:rsidR="00811592" w:rsidRDefault="00811592"/>
    <w:p w14:paraId="148926A3" w14:textId="77777777" w:rsidR="00811592" w:rsidRDefault="00000000">
      <w:pPr>
        <w:rPr>
          <w:b/>
          <w:bCs/>
        </w:rPr>
      </w:pPr>
      <w:r>
        <w:rPr>
          <w:b/>
          <w:bCs/>
        </w:rPr>
        <w:t>HAILLY T.N. KORMAN</w:t>
      </w:r>
    </w:p>
    <w:p w14:paraId="6C9C07A4" w14:textId="77777777" w:rsidR="00811592" w:rsidRDefault="00000000">
      <w:r>
        <w:t>Hailly T.N. Korman is a senior associate partner at Bellwether. She can be reached at hailly.korman@bellwether.org.</w:t>
      </w:r>
    </w:p>
    <w:p w14:paraId="38DE02E8" w14:textId="77777777" w:rsidR="00811592" w:rsidRDefault="00811592"/>
    <w:p w14:paraId="38226083" w14:textId="77777777" w:rsidR="00811592" w:rsidRDefault="00000000">
      <w:pPr>
        <w:rPr>
          <w:b/>
          <w:bCs/>
        </w:rPr>
      </w:pPr>
      <w:r>
        <w:rPr>
          <w:b/>
          <w:bCs/>
        </w:rPr>
        <w:t>NICK LEE</w:t>
      </w:r>
    </w:p>
    <w:p w14:paraId="19DD6074" w14:textId="77777777" w:rsidR="00811592" w:rsidRDefault="00000000">
      <w:r>
        <w:t>Nick Lee is a senior partner at Bellwether. He can be reached at nick.lee@bellwether.org.</w:t>
      </w:r>
    </w:p>
    <w:p w14:paraId="5CC9F3F7" w14:textId="77777777" w:rsidR="00811592" w:rsidRDefault="00811592"/>
    <w:p w14:paraId="4AA142EA" w14:textId="77777777" w:rsidR="00811592" w:rsidRDefault="00000000">
      <w:pPr>
        <w:rPr>
          <w:b/>
          <w:bCs/>
        </w:rPr>
      </w:pPr>
      <w:r>
        <w:rPr>
          <w:b/>
          <w:bCs/>
        </w:rPr>
        <w:t>COLLEEN CAMPBELL</w:t>
      </w:r>
    </w:p>
    <w:p w14:paraId="2790F256" w14:textId="77777777" w:rsidR="00811592" w:rsidRDefault="00000000">
      <w:r>
        <w:t>Colleen Campbell is a senior associate partner at Bellwether. She can be reached at colleen.campbell@bellwether.org.</w:t>
      </w:r>
    </w:p>
    <w:p w14:paraId="7EAD9339" w14:textId="77777777" w:rsidR="00811592" w:rsidRDefault="00000000">
      <w:r>
        <w:br w:type="page"/>
      </w:r>
    </w:p>
    <w:p w14:paraId="63F5E492" w14:textId="77777777" w:rsidR="00811592" w:rsidRDefault="00000000">
      <w:pPr>
        <w:pStyle w:val="Heading1"/>
      </w:pPr>
      <w:bookmarkStart w:id="55" w:name="_ft0h7mg1yi13" w:colFirst="0" w:colLast="0"/>
      <w:bookmarkEnd w:id="55"/>
      <w:r>
        <w:lastRenderedPageBreak/>
        <w:t>About Bellwether</w:t>
      </w:r>
    </w:p>
    <w:p w14:paraId="6B4EA069" w14:textId="77777777" w:rsidR="00811592"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426CC126" w14:textId="77777777" w:rsidR="00811592" w:rsidRDefault="00811592"/>
    <w:p w14:paraId="613AA2F3" w14:textId="77777777" w:rsidR="00811592" w:rsidRDefault="00811592"/>
    <w:p w14:paraId="218A1D72" w14:textId="77777777" w:rsidR="00811592" w:rsidRDefault="00000000">
      <w:pPr>
        <w:pStyle w:val="Heading1"/>
      </w:pPr>
      <w:bookmarkStart w:id="56" w:name="_zeq5oytcrsz7" w:colFirst="0" w:colLast="0"/>
      <w:bookmarkEnd w:id="56"/>
      <w:r>
        <w:t>Creative Commons</w:t>
      </w:r>
    </w:p>
    <w:p w14:paraId="4A9857BC" w14:textId="77777777" w:rsidR="00811592" w:rsidRDefault="00000000">
      <w:pPr>
        <w:rPr>
          <w:b/>
          <w:bCs/>
        </w:rPr>
      </w:pPr>
      <w:r>
        <w:rPr>
          <w:b/>
          <w:bCs/>
        </w:rPr>
        <w:t>© 2026 Bellwether</w:t>
      </w:r>
    </w:p>
    <w:p w14:paraId="516A9F69" w14:textId="77777777" w:rsidR="00811592"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0272705E" w14:textId="77777777" w:rsidR="00811592"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7B4D64DE" w14:textId="77777777" w:rsidR="00811592" w:rsidRDefault="00000000">
      <w:r>
        <w:rPr>
          <w:b/>
          <w:bCs/>
        </w:rPr>
        <w:t>Share Alike.</w:t>
      </w:r>
      <w:r>
        <w:t xml:space="preserve"> If you alter, transform, or build upon this work, you may distribute the resulting work only under a license identical to this one.</w:t>
      </w:r>
      <w:r>
        <w:br/>
      </w:r>
    </w:p>
    <w:p w14:paraId="6323849F" w14:textId="77777777" w:rsidR="00811592" w:rsidRDefault="00000000">
      <w:r>
        <w:t>For the full legal code of this Creative Commons license, please visit www.creativecommons.org. If you have any questions about citing or reusing Bellwether content, please contact us.</w:t>
      </w:r>
    </w:p>
    <w:p w14:paraId="64A3AEC9" w14:textId="77777777" w:rsidR="00811592" w:rsidRDefault="00000000">
      <w:r>
        <w:br w:type="page"/>
      </w:r>
    </w:p>
    <w:p w14:paraId="76754BDA" w14:textId="77777777" w:rsidR="00811592" w:rsidRDefault="00000000">
      <w:pPr>
        <w:pStyle w:val="Heading1"/>
      </w:pPr>
      <w:bookmarkStart w:id="57" w:name="_5e6i9oaq5gna" w:colFirst="0" w:colLast="0"/>
      <w:bookmarkEnd w:id="57"/>
      <w:r>
        <w:lastRenderedPageBreak/>
        <w:t>Endnotes</w:t>
      </w:r>
    </w:p>
    <w:sectPr w:rsidR="00811592">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41AD5BAC" w14:textId="77777777" w:rsidR="00811592"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Working Title</w:t>
      </w:r>
    </w:p>
  </w:comment>
  <w:comment w:id="3" w:author="Claude" w:date="2026-01-29T22:37:00Z" w:initials="C">
    <w:p w14:paraId="32A2AEE0" w14:textId="77777777" w:rsidR="00811592" w:rsidRDefault="00000000">
      <w:r>
        <w:annotationRef/>
      </w:r>
      <w:r>
        <w:rPr>
          <w:color w:val="000000"/>
        </w:rPr>
        <w:t>FLAG: Draft marker - verify removal before publication</w:t>
      </w:r>
    </w:p>
  </w:comment>
  <w:comment w:id="4" w:author="Amber Walker" w:date="2025-11-17T16:57:00Z" w:initials="">
    <w:p w14:paraId="261B959A" w14:textId="77777777" w:rsidR="00811592"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INTERNAL TEAM: Please refrain from making additional updates to this document until we get it back from Super Copy Editors. Thank you.</w:t>
      </w:r>
    </w:p>
  </w:comment>
  <w:comment w:id="5" w:author="Marisa Mission" w:date="2026-01-15T16:07:00Z" w:initials="">
    <w:p w14:paraId="0B4700B4" w14:textId="77777777" w:rsidR="00811592"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Capitalization: AP Style for report titles - prepositions of 3 letters or fewer should be lowercase. (recommended)</w:t>
      </w:r>
    </w:p>
  </w:comment>
  <w:comment w:id="12" w:author="Claude" w:date="2026-01-29T22:37:00Z" w:initials="C">
    <w:p w14:paraId="3DF29F01" w14:textId="77777777" w:rsidR="00811592" w:rsidRDefault="00000000">
      <w:r>
        <w:annotationRef/>
      </w:r>
      <w:r>
        <w:rPr>
          <w:color w:val="000000"/>
        </w:rPr>
        <w:t>Clarity: Improved word order for readability</w:t>
      </w:r>
    </w:p>
  </w:comment>
  <w:comment w:id="15" w:author="Claude" w:date="2026-01-29T22:37:00Z" w:initials="C">
    <w:p w14:paraId="1FCACA3F" w14:textId="77777777" w:rsidR="00811592" w:rsidRDefault="00000000">
      <w:r>
        <w:annotationRef/>
      </w:r>
      <w:r>
        <w:rPr>
          <w:color w:val="000000"/>
        </w:rPr>
        <w:t>Style: 'Extant' is overly formal per Bellwether style</w:t>
      </w:r>
    </w:p>
  </w:comment>
  <w:comment w:id="22" w:author="Claude" w:date="2026-01-29T22:37:00Z" w:initials="C">
    <w:p w14:paraId="41BDA768" w14:textId="77777777" w:rsidR="00811592" w:rsidRDefault="00000000">
      <w:r>
        <w:annotationRef/>
      </w:r>
      <w:r>
        <w:rPr>
          <w:color w:val="000000"/>
        </w:rPr>
        <w:t>Clarity: Removed redundant hedging ('could be' and 'potential' both convey uncertainty)</w:t>
      </w:r>
    </w:p>
  </w:comment>
  <w:comment w:id="25" w:author="Claude" w:date="2026-01-29T22:37:00Z" w:initials="C">
    <w:p w14:paraId="23CC166D" w14:textId="77777777" w:rsidR="00811592" w:rsidRDefault="00000000">
      <w:r>
        <w:annotationRef/>
      </w:r>
      <w:r>
        <w:rPr>
          <w:color w:val="000000"/>
        </w:rPr>
        <w:t>Style: 'Move the needle' is jargon per Bellwether style guide</w:t>
      </w:r>
    </w:p>
  </w:comment>
  <w:comment w:id="29" w:author="Claude" w:date="2026-01-29T22:37:00Z" w:initials="C">
    <w:p w14:paraId="67851EAC" w14:textId="77777777" w:rsidR="00811592" w:rsidRDefault="00000000">
      <w:r>
        <w:annotationRef/>
      </w:r>
      <w:r>
        <w:rPr>
          <w:color w:val="000000"/>
        </w:rPr>
        <w:t>Formatting: Added number for consistency with Sidebar 1 (para 52)</w:t>
      </w:r>
    </w:p>
  </w:comment>
  <w:comment w:id="32" w:author="Claude" w:date="2026-01-29T22:37:00Z" w:initials="C">
    <w:p w14:paraId="78F6ACD5" w14:textId="77777777" w:rsidR="00811592" w:rsidRDefault="00000000">
      <w:r>
        <w:annotationRef/>
      </w:r>
      <w:r>
        <w:rPr>
          <w:color w:val="000000"/>
        </w:rPr>
        <w:t>Punctuation: Comma unnecessary before 'but' in compound adjective</w:t>
      </w:r>
    </w:p>
  </w:comment>
  <w:comment w:id="37" w:author="Claude" w:date="2026-01-29T22:37:00Z" w:initials="C">
    <w:p w14:paraId="2A516D5A" w14:textId="77777777" w:rsidR="00811592" w:rsidRDefault="00000000">
      <w:r>
        <w:annotationRef/>
      </w:r>
      <w:r>
        <w:rPr>
          <w:color w:val="000000"/>
        </w:rPr>
        <w:t>Style: 'Move the needle' is jargon per Bellwether style guide</w:t>
      </w:r>
    </w:p>
  </w:comment>
  <w:comment w:id="40" w:author="Claude" w:date="2026-01-29T22:37:00Z" w:initials="C">
    <w:p w14:paraId="10DCE6D9" w14:textId="77777777" w:rsidR="00811592" w:rsidRDefault="00000000">
      <w:r>
        <w:annotationRef/>
      </w:r>
      <w:r>
        <w:rPr>
          <w:color w:val="000000"/>
        </w:rPr>
        <w:t>FLAG (Inclusive Language): Consider people-first language — 'students from low-income households and adult students' per Bellwether style</w:t>
      </w:r>
    </w:p>
  </w:comment>
  <w:comment w:id="41" w:author="Claude" w:date="2026-01-29T22:37:00Z" w:initials="C">
    <w:p w14:paraId="0590BB72" w14:textId="77777777" w:rsidR="00811592" w:rsidRDefault="00000000">
      <w:r>
        <w:annotationRef/>
      </w:r>
      <w:r>
        <w:rPr>
          <w:color w:val="000000"/>
        </w:rPr>
        <w:t>FLAG (Inclusive Language): Consider people-first language — 'students from low-income households and adult (25+) students' per Bellwether style</w:t>
      </w:r>
    </w:p>
  </w:comment>
  <w:comment w:id="44" w:author="Claude" w:date="2026-01-29T22:37:00Z" w:initials="C">
    <w:p w14:paraId="1C73C920" w14:textId="77777777" w:rsidR="00811592" w:rsidRDefault="00000000">
      <w:r>
        <w:annotationRef/>
      </w:r>
      <w:r>
        <w:rPr>
          <w:color w:val="000000"/>
        </w:rPr>
        <w:t>Grammar: Avoid contractions in publications</w:t>
      </w:r>
    </w:p>
  </w:comment>
  <w:comment w:id="49" w:author="Claude" w:date="2026-01-29T22:37:00Z" w:initials="C">
    <w:p w14:paraId="20F799C2" w14:textId="77777777" w:rsidR="00811592" w:rsidRDefault="00000000">
      <w:r>
        <w:annotationRef/>
      </w:r>
      <w:r>
        <w:rPr>
          <w:color w:val="000000"/>
        </w:rPr>
        <w:t>FLAG (Inclusive Language): Consider people-first framing for 'low-income' learners per Bellwether style</w:t>
      </w:r>
    </w:p>
  </w:comment>
  <w:comment w:id="53" w:author="Claude" w:date="2026-01-29T22:37:00Z" w:initials="C">
    <w:p w14:paraId="55D265BE" w14:textId="77777777" w:rsidR="00811592" w:rsidRDefault="00000000">
      <w:r>
        <w:annotationRef/>
      </w:r>
      <w:r>
        <w:rPr>
          <w:color w:val="000000"/>
        </w:rPr>
        <w:t>FLAG: Verify this acknowledgment is correct — appears to reference editing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AD5BAC" w15:done="0"/>
  <w15:commentEx w15:paraId="32A2AEE0" w15:done="0"/>
  <w15:commentEx w15:paraId="261B959A" w15:done="0"/>
  <w15:commentEx w15:paraId="0B4700B4" w15:done="0"/>
  <w15:commentEx w15:paraId="3DF29F01" w15:done="0"/>
  <w15:commentEx w15:paraId="1FCACA3F" w15:done="0"/>
  <w15:commentEx w15:paraId="41BDA768" w15:done="0"/>
  <w15:commentEx w15:paraId="23CC166D" w15:done="0"/>
  <w15:commentEx w15:paraId="67851EAC" w15:done="0"/>
  <w15:commentEx w15:paraId="78F6ACD5" w15:done="0"/>
  <w15:commentEx w15:paraId="2A516D5A" w15:done="0"/>
  <w15:commentEx w15:paraId="10DCE6D9" w15:done="0"/>
  <w15:commentEx w15:paraId="0590BB72" w15:done="0"/>
  <w15:commentEx w15:paraId="1C73C920" w15:done="0"/>
  <w15:commentEx w15:paraId="20F799C2" w15:done="0"/>
  <w15:commentEx w15:paraId="55D265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AD5BAC" w16cid:durableId="6640C12D"/>
  <w16cid:commentId w16cid:paraId="32A2AEE0" w16cid:durableId="490B5CE5"/>
  <w16cid:commentId w16cid:paraId="261B959A" w16cid:durableId="176DA268"/>
  <w16cid:commentId w16cid:paraId="0B4700B4" w16cid:durableId="4E0D3EEB"/>
  <w16cid:commentId w16cid:paraId="3DF29F01" w16cid:durableId="243973E9"/>
  <w16cid:commentId w16cid:paraId="1FCACA3F" w16cid:durableId="109A0A4B"/>
  <w16cid:commentId w16cid:paraId="41BDA768" w16cid:durableId="3B8613CD"/>
  <w16cid:commentId w16cid:paraId="23CC166D" w16cid:durableId="3DF30A6C"/>
  <w16cid:commentId w16cid:paraId="67851EAC" w16cid:durableId="2CAE9ED7"/>
  <w16cid:commentId w16cid:paraId="78F6ACD5" w16cid:durableId="70850AAC"/>
  <w16cid:commentId w16cid:paraId="2A516D5A" w16cid:durableId="40E943B6"/>
  <w16cid:commentId w16cid:paraId="10DCE6D9" w16cid:durableId="24A44E15"/>
  <w16cid:commentId w16cid:paraId="0590BB72" w16cid:durableId="23ECE3BA"/>
  <w16cid:commentId w16cid:paraId="1C73C920" w16cid:durableId="1EAA7820"/>
  <w16cid:commentId w16cid:paraId="20F799C2" w16cid:durableId="6BA09FE1"/>
  <w16cid:commentId w16cid:paraId="55D265BE" w16cid:durableId="1CC77A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A9D7" w14:textId="77777777" w:rsidR="009777D5" w:rsidRDefault="009777D5">
      <w:pPr>
        <w:spacing w:line="240" w:lineRule="auto"/>
      </w:pPr>
      <w:r>
        <w:separator/>
      </w:r>
    </w:p>
  </w:endnote>
  <w:endnote w:type="continuationSeparator" w:id="0">
    <w:p w14:paraId="258BD470" w14:textId="77777777" w:rsidR="009777D5" w:rsidRDefault="009777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7452A5D-FAA0-664F-8542-958A8990CDAA}"/>
  </w:font>
  <w:font w:name="Courier New">
    <w:panose1 w:val="02070309020205020404"/>
    <w:charset w:val="00"/>
    <w:family w:val="modern"/>
    <w:pitch w:val="fixed"/>
    <w:sig w:usb0="E0002AFF" w:usb1="C0007843" w:usb2="00000009" w:usb3="00000000" w:csb0="000001FF" w:csb1="00000000"/>
    <w:embedRegular r:id="rId2" w:fontKey="{C0F69CCC-76D9-C54C-B7B3-06227CFCE414}"/>
  </w:font>
  <w:font w:name="Avenir">
    <w:panose1 w:val="02000503020000020003"/>
    <w:charset w:val="4D"/>
    <w:family w:val="swiss"/>
    <w:pitch w:val="variable"/>
    <w:sig w:usb0="800000AF" w:usb1="5000204A" w:usb2="00000000" w:usb3="00000000" w:csb0="0000009B" w:csb1="00000000"/>
    <w:embedRegular r:id="rId3" w:fontKey="{48E5DDF2-76D3-514D-B03D-655D0BADE067}"/>
    <w:embedBold r:id="rId4" w:fontKey="{5615171D-0E58-4B4B-AAEC-AD7AEEBB0C4A}"/>
    <w:embedItalic r:id="rId5" w:fontKey="{8CC4AA11-CFEA-1A47-B6D2-029095560F52}"/>
  </w:font>
  <w:font w:name="Times New Roman">
    <w:panose1 w:val="02020603050405020304"/>
    <w:charset w:val="00"/>
    <w:family w:val="roman"/>
    <w:pitch w:val="variable"/>
    <w:sig w:usb0="E0002EFF" w:usb1="C000785B" w:usb2="00000009" w:usb3="00000000" w:csb0="000001FF" w:csb1="00000000"/>
    <w:embedRegular r:id="rId6" w:fontKey="{9E55ECA1-0BE0-D94F-98F1-81B0E9CB61B4}"/>
  </w:font>
  <w:font w:name="Garamond">
    <w:panose1 w:val="02020404030301010803"/>
    <w:charset w:val="00"/>
    <w:family w:val="roman"/>
    <w:pitch w:val="variable"/>
    <w:sig w:usb0="00000287" w:usb1="00000002" w:usb2="00000000" w:usb3="00000000" w:csb0="0000009F" w:csb1="00000000"/>
    <w:embedRegular r:id="rId7" w:fontKey="{7E2A2868-8071-3746-BE1C-5E84D5FFE1DE}"/>
    <w:embedBold r:id="rId8" w:fontKey="{92E26ED2-92CB-B04C-AE9D-F63AF5F731AE}"/>
  </w:font>
  <w:font w:name="Arial">
    <w:panose1 w:val="020B0604020202020204"/>
    <w:charset w:val="00"/>
    <w:family w:val="swiss"/>
    <w:pitch w:val="variable"/>
    <w:sig w:usb0="E0002AFF" w:usb1="C0007843" w:usb2="00000009" w:usb3="00000000" w:csb0="000001FF" w:csb1="00000000"/>
    <w:embedRegular r:id="rId9" w:fontKey="{77D6CA6F-B611-3242-8063-2275929C0975}"/>
  </w:font>
  <w:font w:name="Cambria">
    <w:panose1 w:val="02040503050406030204"/>
    <w:charset w:val="00"/>
    <w:family w:val="roman"/>
    <w:pitch w:val="variable"/>
    <w:sig w:usb0="E00002FF" w:usb1="400004FF" w:usb2="00000000" w:usb3="00000000" w:csb0="0000019F" w:csb1="00000000"/>
    <w:embedRegular r:id="rId10" w:fontKey="{715F4B0F-420F-EF46-B653-39B865235AB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83D02501-A4EE-2242-A49C-4719015AAD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8316" w14:textId="77777777" w:rsidR="00811592"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A42F181" w14:textId="77777777" w:rsidR="00811592" w:rsidRDefault="00811592">
    <w:pPr>
      <w:pBdr>
        <w:top w:val="nil"/>
        <w:left w:val="nil"/>
        <w:bottom w:val="nil"/>
        <w:right w:val="nil"/>
        <w:between w:val="nil"/>
      </w:pBdr>
      <w:tabs>
        <w:tab w:val="center" w:pos="4680"/>
        <w:tab w:val="right" w:pos="9360"/>
      </w:tabs>
      <w:spacing w:line="240" w:lineRule="auto"/>
      <w:rPr>
        <w:color w:val="000000"/>
      </w:rPr>
    </w:pPr>
  </w:p>
  <w:p w14:paraId="7537CE22" w14:textId="77777777" w:rsidR="00811592" w:rsidRDefault="008115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7241" w14:textId="77777777" w:rsidR="00811592"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996D8C">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32F4" w14:textId="77777777" w:rsidR="00811592"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996D8C">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E372" w14:textId="77777777" w:rsidR="009777D5" w:rsidRDefault="009777D5">
      <w:pPr>
        <w:spacing w:line="240" w:lineRule="auto"/>
      </w:pPr>
      <w:r>
        <w:separator/>
      </w:r>
    </w:p>
  </w:footnote>
  <w:footnote w:type="continuationSeparator" w:id="0">
    <w:p w14:paraId="1D49B006" w14:textId="77777777" w:rsidR="009777D5" w:rsidRDefault="009777D5">
      <w:pPr>
        <w:spacing w:line="240" w:lineRule="auto"/>
      </w:pPr>
      <w:r>
        <w:continuationSeparator/>
      </w:r>
    </w:p>
  </w:footnote>
  <w:footnote w:id="1">
    <w:p w14:paraId="76860FE5"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101CB11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7C189CE"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16D07942"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6C88F26"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67288B28"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196F5C05"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6029E12A"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41AFEEAF"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15649508"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4EB60522"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37EFD027"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6114A1A"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w:t>
      </w:r>
      <w:proofErr w:type="spellStart"/>
      <w:r>
        <w:rPr>
          <w:color w:val="000000"/>
        </w:rPr>
        <w:t>Shytance</w:t>
      </w:r>
      <w:proofErr w:type="spellEnd"/>
      <w:r>
        <w:rPr>
          <w:color w:val="000000"/>
        </w:rPr>
        <w:t xml:space="preserv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60548A6E"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264F86A3"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53ECEB89"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4314DC2F"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124FC2C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18EF2B20"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2A562944"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4679E9D9"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4E0D02FF"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6438D05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729CB1E7"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0061DC24"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w:t>
      </w:r>
      <w:proofErr w:type="spellStart"/>
      <w:r>
        <w:rPr>
          <w:color w:val="000000"/>
        </w:rPr>
        <w:t>InformEd</w:t>
      </w:r>
      <w:proofErr w:type="spellEnd"/>
      <w:r>
        <w:rPr>
          <w:color w:val="000000"/>
        </w:rPr>
        <w:t xml:space="preserve">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4546EFE0"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D6D30F4"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0FBDAED"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090AB195"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w:t>
      </w:r>
      <w:proofErr w:type="spellStart"/>
      <w:r>
        <w:rPr>
          <w:color w:val="000000"/>
        </w:rPr>
        <w:t>Labour</w:t>
      </w:r>
      <w:proofErr w:type="spellEnd"/>
      <w:r>
        <w:rPr>
          <w:color w:val="000000"/>
        </w:rPr>
        <w:t xml:space="preserve">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7A4B61CA"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38F37938"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6F7E3654"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57F71E50"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3E52CF2F"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09E31C0A"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8B7569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5C80D596"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558EBE52"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60284008"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032D507F"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7C75C697"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4D508060"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w:t>
      </w:r>
      <w:proofErr w:type="spellStart"/>
      <w:r>
        <w:rPr>
          <w:color w:val="000000"/>
        </w:rPr>
        <w:t>Chykina</w:t>
      </w:r>
      <w:proofErr w:type="spellEnd"/>
      <w:r>
        <w:rPr>
          <w:color w:val="000000"/>
        </w:rPr>
        <w:t xml:space="preserve">,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2459B479"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06D586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1DE45396"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5B676CDE"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29C87683"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0A774EB8"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1E13952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704CD3E0"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4E691DC1"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31A745D0"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92E0816"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75F937CA"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74DE2DB3"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0A8C2CD5"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3EA0A425"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33C60532"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4EC21C44"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7C33306"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6892A3F" w14:textId="77777777" w:rsidR="00811592"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45CD" w14:textId="77777777" w:rsidR="00811592"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8763" w14:textId="77777777" w:rsidR="00811592" w:rsidRDefault="00811592"/>
  <w:p w14:paraId="229CC718" w14:textId="77777777" w:rsidR="00811592" w:rsidRDefault="00811592"/>
  <w:p w14:paraId="738EAD4C" w14:textId="77777777" w:rsidR="00811592" w:rsidRDefault="008115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35527"/>
    <w:multiLevelType w:val="multilevel"/>
    <w:tmpl w:val="12F47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5885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592"/>
    <w:rsid w:val="005D54A2"/>
    <w:rsid w:val="00811592"/>
    <w:rsid w:val="009777D5"/>
    <w:rsid w:val="00996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FE38D5"/>
  <w15:docId w15:val="{05827742-A11F-054E-956A-8896C221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10">
    <w:name w:val="10"/>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9">
    <w:name w:val="9"/>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8">
    <w:name w:val="8"/>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7">
    <w:name w:val="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6">
    <w:name w:val="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5">
    <w:name w:val="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4">
    <w:name w:val="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3">
    <w:name w:val="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2">
    <w:name w:val="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1">
    <w:name w:val="1"/>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6252</Words>
  <Characters>35643</Characters>
  <Application>Microsoft Office Word</Application>
  <DocSecurity>0</DocSecurity>
  <Lines>297</Lines>
  <Paragraphs>83</Paragraphs>
  <ScaleCrop>false</ScaleCrop>
  <Company/>
  <LinksUpToDate>false</LinksUpToDate>
  <CharactersWithSpaces>41812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1</cp:revision>
  <dcterms:created xsi:type="dcterms:W3CDTF">2026-01-29T22:38:00Z</dcterms:created>
  <dcterms:modified xsi:type="dcterms:W3CDTF">2026-01-29T22:41:00Z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