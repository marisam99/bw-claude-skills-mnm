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  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sidR="00621651">
              <w:rPr>
                <w:color w:val="000000"/>
                <w:sz w:val="28"/>
                <w:szCs w:val="28"/>
              </w:rPr>
              <w:t>Introduction</w:t>
            </w:r>
            <w:r w:rsidR="00621651">
              <w:rPr>
                <w:color w:val="000000"/>
                <w:sz w:val="28"/>
                <w:szCs w:val="28"/>
              </w:rPr>
              <w:tab/>
              <w:t>1</w:t>
            </w:r>
          </w:hyperlink>
        </w:p>
        <w:p w14:paraId="2CA89BEA"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482D8AFD"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r>
            <w:r>
              <w:rPr>
                <w:color w:val="000000"/>
                <w:sz w:val="24"/>
                <w:szCs w:val="24"/>
              </w:rPr>
              <w:tab/>
              <w:t>3</w:t>
            </w:r>
          </w:hyperlink>
        </w:p>
        <w:p w14:paraId="1639D4D1"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ab/>
              <w:t>3</w:t>
            </w:r>
          </w:hyperlink>
          <w:commentRangeStart w:id="4"/>
          <w:del w:id="5" w:author="Claude" w:date="2026-02-23T01:06:00Z">
            <w:r w:rsidR="00000000">
              <w:rPr>
                <w:color w:val="000000"/>
                <w:sz w:val="24"/>
                <w:szCs w:val="24"/>
              </w:rPr>
              <w:delText>Evidence on the effectiveness of these models, however, remains mixed across different designs and implementations.</w:delText>
            </w:r>
          </w:del>
          <w:ins w:id="6" w:author="Claude" w:date="2026-02-23T01:06:00Z">
            <w:r w:rsidR="00000000">
              <w:rPr>
                <w:color w:val="000000"/>
                <w:sz w:val="24"/>
                <w:szCs w:val="24"/>
              </w:rPr>
              <w:t>Evidence on the effectiveness of these models, however, remains mixed.</w:t>
            </w:r>
          </w:ins>
          <w:commentRangeEnd w:id="4"/>
          <w:r w:rsidR="00000000">
            <w:rPr>
              <w:rStyle w:val="CommentReference"/>
              <w:rFonts w:ascii="Cambria" w:eastAsia="Cambria" w:hAnsi="Cambria" w:cs="Cambria"/>
              <w:color w:val="000000"/>
              <w:sz w:val="24"/>
              <w:szCs w:val="24"/>
            </w:rPr>
            <w:commentReference w:id="4"/>
          </w:r>
        </w:p>
        <w:p w14:paraId="43A625A6"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Pr>
                <w:color w:val="000000"/>
                <w:sz w:val="28"/>
                <w:szCs w:val="28"/>
              </w:rPr>
              <w:t>Design Considerations For Outcomes-Based Models</w:t>
            </w:r>
            <w:r>
              <w:rPr>
                <w:color w:val="000000"/>
                <w:sz w:val="28"/>
                <w:szCs w:val="28"/>
              </w:rPr>
              <w:tab/>
              <w:t>5</w:t>
            </w:r>
          </w:hyperlink>
        </w:p>
        <w:p w14:paraId="74ADEA86"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73E796F9"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commentRangeStart w:id="7"/>
            <w:r>
              <w:rPr>
                <w:color w:val="000000"/>
                <w:sz w:val="24"/>
                <w:szCs w:val="24"/>
              </w:rPr>
              <w:t>Considering practical implementation strategies is crucial for mitigating risks and facilitating success.</w:t>
            </w:r>
            <w:commentRangeEnd w:id="7"/>
            <w:r>
              <w:rPr>
                <w:rStyle w:val="CommentReference"/>
                <w:color w:val="000000"/>
                <w:sz w:val="24"/>
                <w:szCs w:val="24"/>
              </w:rPr>
              <w:commentReference w:id="7"/>
            </w:r>
            <w:r>
              <w:rPr>
                <w:color w:val="000000"/>
                <w:sz w:val="24"/>
                <w:szCs w:val="24"/>
              </w:rPr>
              <w:tab/>
              <w:t>9</w:t>
            </w:r>
          </w:hyperlink>
        </w:p>
        <w:p w14:paraId="1697B4F6"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8" w:name="_w27qnqik63gr" w:colFirst="0" w:colLast="0"/>
      <w:bookmarkEnd w:id="8"/>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w:t>
      </w:r>
      <w:commentRangeStart w:id="9"/>
      <w:del w:id="10" w:author="Claude" w:date="2026-02-23T01:06:00Z">
        <w:r>
          <w:delText>leading to a push for greater effort to show that attendance and completion lead to measurable student and workforce-related outcomes.</w:delText>
        </w:r>
      </w:del>
      <w:ins w:id="11" w:author="Claude" w:date="2026-02-23T01:06:00Z">
        <w:r>
          <w:t>leading to a push to show that attendance and completion lead to measurable student and workforce-related outcomes.</w:t>
        </w:r>
      </w:ins>
      <w:commentRangeEnd w:id="9"/>
      <w:r>
        <w:rPr>
          <w:rStyle w:val="CommentReference"/>
          <w:sz w:val="20"/>
          <w:szCs w:val="20"/>
          <w:vertAlign w:val="superscript"/>
        </w:rPr>
        <w:commentReference w:id="9"/>
      </w:r>
      <w:r>
        <w:rPr>
          <w:vertAlign w:val="superscript"/>
        </w:rPr>
        <w:footnoteReference w:id="3"/>
      </w:r>
      <w:r>
        <w:t xml:space="preserve"> </w:t>
      </w:r>
      <w:commentRangeStart w:id="12"/>
      <w:del w:id="13" w:author="Claude" w:date="2026-02-23T01:06:00Z">
        <w:r>
          <w:delText>This push has come at the national level with the One Big Beautiful Bill Act of 2025</w:delText>
        </w:r>
      </w:del>
      <w:ins w:id="14" w:author="Claude" w:date="2026-02-23T01:06:00Z">
        <w:r>
          <w:t>This push is evident at the national level with the One Big Beautiful Bill Act of 2025</w:t>
        </w:r>
      </w:ins>
      <w:commentRangeEnd w:id="12"/>
      <w:r>
        <w:rPr>
          <w:rStyle w:val="CommentReference"/>
          <w:sz w:val="20"/>
          <w:szCs w:val="20"/>
        </w:rPr>
        <w:commentReference w:id="12"/>
      </w:r>
      <w:r>
        <w:t xml:space="preserve">, </w:t>
      </w:r>
      <w:commentRangeStart w:id="15"/>
      <w:del w:id="16" w:author="Claude" w:date="2026-02-23T01:06:00Z">
        <w:r>
          <w:delText>which included new accountability measures for programs that receive federal funding.</w:delText>
        </w:r>
      </w:del>
      <w:ins w:id="17" w:author="Claude" w:date="2026-02-23T01:06:00Z">
        <w:r>
          <w:t>which included new accountability measures for programs receiving federal funding.</w:t>
        </w:r>
      </w:ins>
      <w:commentRangeEnd w:id="15"/>
      <w:r>
        <w:rPr>
          <w:rStyle w:val="CommentReference"/>
          <w:sz w:val="20"/>
          <w:szCs w:val="20"/>
          <w:vertAlign w:val="superscript"/>
        </w:rPr>
        <w:commentReference w:id="15"/>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w:t>
      </w:r>
      <w:commentRangeStart w:id="18"/>
      <w:del w:id="19" w:author="Claude" w:date="2026-02-23T01:06:00Z">
        <w:r>
          <w:delText>forcing state policymakers to make difficult decisions about how to allocate appropriations.</w:delText>
        </w:r>
      </w:del>
      <w:ins w:id="20" w:author="Claude" w:date="2026-02-23T01:06:00Z">
        <w:r>
          <w:t>forcing policymakers to make difficult decisions about how to allocate state appropriations.</w:t>
        </w:r>
      </w:ins>
      <w:commentRangeEnd w:id="18"/>
      <w:r>
        <w:rPr>
          <w:rStyle w:val="CommentReference"/>
          <w:sz w:val="20"/>
          <w:szCs w:val="20"/>
        </w:rPr>
        <w:commentReference w:id="18"/>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commentRangeStart w:id="21"/>
            <w:r>
              <w:rPr>
                <w:b/>
                <w:bCs/>
              </w:rPr>
              <w:t>Sidebar 1: Defining Outcomes-Based Funding</w:t>
            </w:r>
            <w:commentRangeEnd w:id="21"/>
            <w:r>
              <w:rPr>
                <w:rStyle w:val="CommentReference"/>
                <w:sz w:val="20"/>
                <w:szCs w:val="20"/>
              </w:rPr>
              <w:commentReference w:id="21"/>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While this definition may seem straightforward, implementing outcomes-based funding requires policymakers to grapple with complex questions: What constitutes “performance”? Whose 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 xml:space="preserve">Against this backdrop of heightened scrutiny and fiscal pressures, </w:t>
      </w:r>
      <w:commentRangeStart w:id="22"/>
      <w:del w:id="23" w:author="Claude" w:date="2026-02-23T01:06:00Z">
        <w:r>
          <w:delText>outcomes-based funding has emerged as an increasingly popular solution, with states like Texas</w:delText>
        </w:r>
      </w:del>
      <w:ins w:id="24" w:author="Claude" w:date="2026-02-23T01:06:00Z">
        <w:r>
          <w:t>outcomes-based funding has emerged as an increasingly popular solution, with states such as Texas</w:t>
        </w:r>
      </w:ins>
      <w:commentRangeEnd w:id="22"/>
      <w:r>
        <w:rPr>
          <w:rStyle w:val="CommentReference"/>
          <w:sz w:val="20"/>
          <w:szCs w:val="20"/>
        </w:rPr>
        <w:commentReference w:id="22"/>
      </w:r>
      <w:r>
        <w:t xml:space="preserve">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w:t>
      </w:r>
      <w:commentRangeStart w:id="25"/>
      <w:del w:id="26" w:author="Claude" w:date="2026-02-23T01:06:00Z">
        <w:r>
          <w:delText>on specific metrics, creating an explicit link</w:delText>
        </w:r>
      </w:del>
      <w:ins w:id="27" w:author="Claude" w:date="2026-02-23T01:06:00Z">
        <w:r>
          <w:t>on specific metrics, establishing an explicit link</w:t>
        </w:r>
      </w:ins>
      <w:commentRangeEnd w:id="25"/>
      <w:r>
        <w:rPr>
          <w:rStyle w:val="CommentReference"/>
          <w:sz w:val="20"/>
          <w:szCs w:val="20"/>
        </w:rPr>
        <w:commentReference w:id="25"/>
      </w:r>
      <w:r>
        <w:t xml:space="preserve">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w:t>
      </w:r>
      <w:commentRangeStart w:id="28"/>
      <w:del w:id="29" w:author="Claude" w:date="2026-02-23T01:06:00Z">
        <w:r>
          <w:delText>And some metrics related to workforce outcomes are newer</w:delText>
        </w:r>
      </w:del>
      <w:ins w:id="30" w:author="Claude" w:date="2026-02-23T01:06:00Z">
        <w:r>
          <w:t>Some metrics related to workforce outcomes are also newer</w:t>
        </w:r>
      </w:ins>
      <w:commentRangeEnd w:id="28"/>
      <w:r>
        <w:rPr>
          <w:rStyle w:val="CommentReference"/>
          <w:sz w:val="20"/>
          <w:szCs w:val="20"/>
        </w:rPr>
        <w:commentReference w:id="28"/>
      </w:r>
      <w:r>
        <w:t xml:space="preserve">,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 xml:space="preserve">The goal of this primer is to provide a nuanced but accessible introduction to outcomes-based funding in state postsecondary finance. It reviews where outcomes-based models sit in the broader landscape of state higher education finance, </w:t>
      </w:r>
      <w:commentRangeStart w:id="31"/>
      <w:del w:id="32" w:author="Claude" w:date="2026-02-23T01:06:00Z">
        <w:r>
          <w:delText>synthesizes extant research, and</w:delText>
        </w:r>
      </w:del>
      <w:ins w:id="33" w:author="Claude" w:date="2026-02-23T01:06:00Z">
        <w:r>
          <w:t>synthesizes existing research, and</w:t>
        </w:r>
      </w:ins>
      <w:commentRangeEnd w:id="31"/>
      <w:r>
        <w:rPr>
          <w:rStyle w:val="CommentReference"/>
          <w:sz w:val="20"/>
          <w:szCs w:val="20"/>
        </w:rPr>
        <w:commentReference w:id="31"/>
      </w:r>
      <w:r>
        <w:t xml:space="preserve">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w:t>
      </w:r>
      <w:commentRangeStart w:id="34"/>
      <w:del w:id="35" w:author="Claude" w:date="2026-02-23T01:06:00Z">
        <w:r>
          <w:delText xml:space="preserve">it is a resource for anyone --- policymakers, </w:delText>
        </w:r>
        <w:r>
          <w:lastRenderedPageBreak/>
          <w:delText>advocates, funders, or others --- who seeks to understand the opportunities and challenges associated with outcomes-based models.</w:delText>
        </w:r>
      </w:del>
      <w:ins w:id="36" w:author="Claude" w:date="2026-02-23T01:06:00Z">
        <w:r>
          <w:t>it serves as a resource for policymakers, advocates, funders, and others seeking to understand the opportunities and challenges associated with outcomes-based models.</w:t>
        </w:r>
      </w:ins>
      <w:commentRangeEnd w:id="34"/>
      <w:r>
        <w:rPr>
          <w:rStyle w:val="CommentReference"/>
          <w:sz w:val="20"/>
          <w:szCs w:val="20"/>
        </w:rPr>
        <w:commentReference w:id="34"/>
      </w:r>
      <w:r>
        <w:t xml:space="preserve"> </w:t>
      </w:r>
      <w:commentRangeStart w:id="37"/>
      <w:del w:id="38" w:author="Claude" w:date="2026-02-23T01:06:00Z">
        <w:r>
          <w:delText>The goal is to equip decision-makers</w:delText>
        </w:r>
      </w:del>
      <w:ins w:id="39" w:author="Claude" w:date="2026-02-23T01:06:00Z">
        <w:r>
          <w:t>The aim is to equip decision-makers</w:t>
        </w:r>
      </w:ins>
      <w:commentRangeEnd w:id="37"/>
      <w:r>
        <w:rPr>
          <w:rStyle w:val="CommentReference"/>
          <w:sz w:val="20"/>
          <w:szCs w:val="20"/>
        </w:rPr>
        <w:commentReference w:id="37"/>
      </w:r>
      <w:r>
        <w:t xml:space="preserve"> with the knowledge needed to make informed decisions about whether and how to incorporate outcomes-based elements into their state's funding formula.</w:t>
      </w:r>
    </w:p>
    <w:p w14:paraId="244D4EE3" w14:textId="77777777" w:rsidR="00621651" w:rsidRDefault="00000000">
      <w:pPr>
        <w:pStyle w:val="Heading1"/>
      </w:pPr>
      <w:bookmarkStart w:id="40" w:name="_4rhz7skqm3xa" w:colFirst="0" w:colLast="0"/>
      <w:bookmarkEnd w:id="40"/>
      <w:r>
        <w:t>Reasons States Consider Outcomes-Based Funding</w:t>
      </w:r>
    </w:p>
    <w:p w14:paraId="44D8295D" w14:textId="77777777" w:rsidR="00621651" w:rsidRDefault="00000000">
      <w:pPr>
        <w:pStyle w:val="Heading2"/>
      </w:pPr>
      <w:bookmarkStart w:id="41" w:name="_diducbml4a" w:colFirst="0" w:colLast="0"/>
      <w:bookmarkEnd w:id="41"/>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institutional initiatives, and personnel costs.</w:t>
      </w:r>
      <w:r>
        <w:rPr>
          <w:vertAlign w:val="superscript"/>
        </w:rPr>
        <w:footnoteReference w:id="8"/>
      </w:r>
      <w:r>
        <w:t xml:space="preserve"> </w:t>
      </w:r>
      <w:commentRangeStart w:id="42"/>
      <w:del w:id="43" w:author="Claude" w:date="2026-02-23T01:06:00Z">
        <w:r>
          <w:delText>Changes in one fiscal year, however, are typically minor and not guaranteed for future years.</w:delText>
        </w:r>
      </w:del>
      <w:ins w:id="44" w:author="Claude" w:date="2026-02-23T01:06:00Z">
        <w:r>
          <w:t>Changes in any given fiscal year, however, are typically minor and not guaranteed for future years.</w:t>
        </w:r>
      </w:ins>
      <w:commentRangeEnd w:id="42"/>
      <w:r>
        <w:rPr>
          <w:rStyle w:val="CommentReference"/>
          <w:sz w:val="20"/>
          <w:szCs w:val="20"/>
        </w:rPr>
        <w:commentReference w:id="42"/>
      </w:r>
      <w:r>
        <w:t xml:space="preserve"> The base-plus approach provides financial stability and predictability for IHEs but does not explicitly reward improvements. </w:t>
      </w:r>
      <w:commentRangeStart w:id="45"/>
      <w:del w:id="46" w:author="Claude" w:date="2026-02-23T01:06:00Z">
        <w:r>
          <w:delText>As a result, these models are often unresponsive to evolving student needs and changing state priorities</w:delText>
        </w:r>
      </w:del>
      <w:ins w:id="47" w:author="Claude" w:date="2026-02-23T01:06:00Z">
        <w:r>
          <w:t>As a result, these models can be unresponsive to evolving student needs and changing state priorities</w:t>
        </w:r>
      </w:ins>
      <w:commentRangeEnd w:id="45"/>
      <w:r>
        <w:rPr>
          <w:rStyle w:val="CommentReference"/>
          <w:sz w:val="20"/>
          <w:szCs w:val="20"/>
        </w:rPr>
        <w:commentReference w:id="45"/>
      </w:r>
      <w:r>
        <w:t xml:space="preserve">, and they </w:t>
      </w:r>
      <w:commentRangeStart w:id="48"/>
      <w:del w:id="49" w:author="Claude" w:date="2026-02-23T01:06:00Z">
        <w:r>
          <w:delText>can also further entrench historical funding disparities</w:delText>
        </w:r>
      </w:del>
      <w:ins w:id="50" w:author="Claude" w:date="2026-02-23T01:06:00Z">
        <w:r>
          <w:t>can further entrench historical funding disparities</w:t>
        </w:r>
      </w:ins>
      <w:commentRangeEnd w:id="48"/>
      <w:r>
        <w:rPr>
          <w:rStyle w:val="CommentReference"/>
          <w:sz w:val="20"/>
          <w:szCs w:val="20"/>
        </w:rPr>
        <w:commentReference w:id="48"/>
      </w:r>
      <w:r>
        <w:t>,</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lastRenderedPageBreak/>
        <w:t>Over time, many states have pivoted to use funding formulas (and many with increasing numbers of inputs).</w:t>
      </w:r>
      <w:r>
        <w:rPr>
          <w:vertAlign w:val="superscript"/>
        </w:rPr>
        <w:footnoteReference w:id="11"/>
      </w:r>
      <w:r>
        <w:t xml:space="preserve"> These formulas were developed </w:t>
      </w:r>
      <w:commentRangeStart w:id="51"/>
      <w:del w:id="52" w:author="Claude" w:date="2026-02-23T01:06:00Z">
        <w:r>
          <w:delText>to a) reduce political influence and volatility, and b) distribute funding in a fairer, more rational way.</w:delText>
        </w:r>
      </w:del>
      <w:ins w:id="53" w:author="Claude" w:date="2026-02-23T01:06:00Z">
        <w:r>
          <w:t>to a) reduce political influence and volatility and b) distribute funding in a fairer, more rational way.</w:t>
        </w:r>
      </w:ins>
      <w:commentRangeEnd w:id="51"/>
      <w:r>
        <w:rPr>
          <w:rStyle w:val="CommentReference"/>
          <w:sz w:val="20"/>
          <w:szCs w:val="20"/>
          <w:vertAlign w:val="superscript"/>
        </w:rPr>
        <w:commentReference w:id="51"/>
      </w:r>
      <w:r>
        <w:rPr>
          <w:vertAlign w:val="superscript"/>
        </w:rPr>
        <w:footnoteReference w:id="12"/>
      </w:r>
      <w:r>
        <w:t xml:space="preserve"> Some formulas use simple rate-based calculations based on inputs such as program costs and enrollment levels (e.g., </w:t>
      </w:r>
      <w:commentRangeStart w:id="54"/>
      <w:del w:id="55" w:author="Claude" w:date="2026-02-23T01:06:00Z">
        <w:r>
          <w:delText>dollar rates per full-time equivalent (FTE) student); others are complex models</w:delText>
        </w:r>
      </w:del>
      <w:ins w:id="56" w:author="Claude" w:date="2026-02-23T01:06:00Z">
        <w:r>
          <w:t>dollar rates per full-time equivalent (FTE) student); others are more complex models</w:t>
        </w:r>
      </w:ins>
      <w:commentRangeEnd w:id="54"/>
      <w:r>
        <w:rPr>
          <w:rStyle w:val="CommentReference"/>
          <w:sz w:val="20"/>
          <w:szCs w:val="20"/>
        </w:rPr>
        <w:commentReference w:id="54"/>
      </w:r>
      <w:r>
        <w:t xml:space="preserve">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As of 2025, more than 30 states distribute some level of funding through an outcomes-based model.</w:t>
      </w:r>
      <w:r>
        <w:rPr>
          <w:vertAlign w:val="superscript"/>
        </w:rPr>
        <w:footnoteReference w:id="13"/>
      </w:r>
      <w:r>
        <w:t xml:space="preserve"> In most of these states, the outcomes-based component is not the main vehicle for appropriations, and the amount of funding tied to outcomes can vary widely. </w:t>
      </w:r>
      <w:commentRangeStart w:id="57"/>
      <w:del w:id="58" w:author="Claude" w:date="2026-02-23T01:06:00Z">
        <w:r>
          <w:delText>Some states use outcomes-based funding as a supplemental appropriation. For example, Indiana provides up to 2% additional funding based on performance, and Michigan applies its outcomes-based formula only to annual increases in appropriations.</w:delText>
        </w:r>
      </w:del>
      <w:ins w:id="59" w:author="Claude" w:date="2026-02-23T01:06:00Z">
        <w:r>
          <w:t>Some states use outcomes-based funding as a supplemental appropriation. For example, Indiana provides up to 2% additional funding based on performance, and Michigan applies its outcomes-based formula only to annual increases in state appropriations.</w:t>
        </w:r>
      </w:ins>
      <w:commentRangeEnd w:id="57"/>
      <w:r>
        <w:rPr>
          <w:rStyle w:val="CommentReference"/>
          <w:sz w:val="20"/>
          <w:szCs w:val="20"/>
          <w:vertAlign w:val="superscript"/>
        </w:rPr>
        <w:commentReference w:id="57"/>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w:t>
      </w:r>
      <w:r>
        <w:lastRenderedPageBreak/>
        <w:t>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r>
              <w:rPr>
                <w:b/>
                <w:bCs/>
              </w:rPr>
              <w:t>Table. Examples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A small number of states tie a majority (or all) of their state funding to outcomes (Table</w:t>
      </w:r>
      <w:r>
        <w:rPr>
          <w:vertAlign w:val="superscript"/>
        </w:rPr>
        <w:footnoteReference w:id="18"/>
      </w:r>
      <w:r>
        <w:t xml:space="preserve">), which can introduce financial instability, as certain trends (e.g., a pandemic or falling birth rates) are outside institutions’ control. To mitigate risk, almost all of these formulas </w:t>
      </w:r>
      <w:commentRangeStart w:id="60"/>
      <w:del w:id="61" w:author="Claude" w:date="2026-02-23T01:06:00Z">
        <w:r>
          <w:delText>carried safeguards (e.g., funding floor, hold-harmless provisions)</w:delText>
        </w:r>
      </w:del>
      <w:ins w:id="62" w:author="Claude" w:date="2026-02-23T01:06:00Z">
        <w:r>
          <w:t>included safeguards (e.g., a funding floor, hold-harmless provisions)</w:t>
        </w:r>
      </w:ins>
      <w:commentRangeEnd w:id="60"/>
      <w:r>
        <w:rPr>
          <w:rStyle w:val="CommentReference"/>
          <w:sz w:val="20"/>
          <w:szCs w:val="20"/>
        </w:rPr>
        <w:commentReference w:id="60"/>
      </w:r>
      <w:r>
        <w:t xml:space="preserve">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63" w:name="_7rs0ery0kmu8" w:colFirst="0" w:colLast="0"/>
      <w:bookmarkEnd w:id="63"/>
      <w:r>
        <w:t>Policymakers interested in outcomes-based funding often hold common goals.</w:t>
      </w:r>
    </w:p>
    <w:p w14:paraId="5E8E10EA" w14:textId="77777777" w:rsidR="00621651" w:rsidRDefault="00000000">
      <w:r>
        <w:t xml:space="preserve">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w:t>
      </w:r>
      <w:r>
        <w:lastRenderedPageBreak/>
        <w:t>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accountability practices to public investments.</w:t>
      </w:r>
    </w:p>
    <w:p w14:paraId="0B2BB947" w14:textId="77777777" w:rsidR="00621651" w:rsidRDefault="00621651"/>
    <w:p w14:paraId="276F8B39" w14:textId="77777777" w:rsidR="00621651" w:rsidRDefault="00000000">
      <w:commentRangeStart w:id="64"/>
      <w:del w:id="65" w:author="Claude" w:date="2026-02-23T01:06:00Z">
        <w:r>
          <w:delText>Some see outcomes-based funding as a tool to achieve broader goals linked to the public good. Advocates in Illinois, for example, have</w:delText>
        </w:r>
      </w:del>
      <w:ins w:id="66" w:author="Claude" w:date="2026-02-23T01:06:00Z">
        <w:r>
          <w:t>Others see outcomes-based funding as a tool to achieve broader goals linked to the public good. Advocates in Illinois, for example, have</w:t>
        </w:r>
      </w:ins>
      <w:commentRangeEnd w:id="64"/>
      <w:r>
        <w:rPr>
          <w:rStyle w:val="CommentReference"/>
          <w:sz w:val="20"/>
          <w:szCs w:val="20"/>
        </w:rPr>
        <w:commentReference w:id="64"/>
      </w:r>
      <w:commentRangeStart w:id="67"/>
      <w:r>
        <w:t xml:space="preserve"> worked to design elements of funding adequacy into their proposed formula, recognizing that under-resourced institutions may need additional support to improve outcomes.</w:t>
      </w:r>
      <w:commentRangeEnd w:id="67"/>
      <w:r>
        <w:rPr>
          <w:rStyle w:val="CommentReference"/>
          <w:sz w:val="20"/>
          <w:szCs w:val="20"/>
          <w:vertAlign w:val="superscript"/>
        </w:rPr>
        <w:commentReference w:id="67"/>
      </w:r>
      <w:r>
        <w:rPr>
          <w:vertAlign w:val="superscript"/>
        </w:rPr>
        <w:footnoteReference w:id="22"/>
      </w:r>
    </w:p>
    <w:p w14:paraId="7D3CC68C" w14:textId="77777777" w:rsidR="00621651" w:rsidRDefault="00621651"/>
    <w:p w14:paraId="1F99D595" w14:textId="77777777" w:rsidR="00621651" w:rsidRDefault="00000000">
      <w:r>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68" w:name="_3d8nr5p7hhpp" w:colFirst="0" w:colLast="0"/>
      <w:bookmarkEnd w:id="68"/>
      <w:r>
        <w:t>Evidence on the effectiveness of these models, however, remains mixed across different designs and implementations.</w:t>
      </w:r>
    </w:p>
    <w:p w14:paraId="7A2CAEBB" w14:textId="77777777" w:rsidR="00621651" w:rsidRDefault="00000000">
      <w:r>
        <w:t>Despite the growing enthusiasm for outcomes-based funding, evidence of its effectiveness remains mixed. Across 12 quantitative evaluations of outcomes-based state models,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commentRangeStart w:id="69"/>
      <w:del w:id="70" w:author="Claude" w:date="2026-02-23T01:06:00Z">
        <w:r>
          <w:delText>There could be several potential explanations</w:delText>
        </w:r>
      </w:del>
      <w:ins w:id="71" w:author="Claude" w:date="2026-02-23T01:06:00Z">
        <w:r>
          <w:t>There are several potential explanations</w:t>
        </w:r>
      </w:ins>
      <w:commentRangeEnd w:id="69"/>
      <w:r>
        <w:rPr>
          <w:rStyle w:val="CommentReference"/>
          <w:sz w:val="20"/>
          <w:szCs w:val="20"/>
        </w:rPr>
        <w:commentReference w:id="69"/>
      </w:r>
      <w:r>
        <w:t xml:space="preserve"> for this lack of success, but one hypothesis is that </w:t>
      </w:r>
      <w:commentRangeStart w:id="72"/>
      <w:del w:id="73" w:author="Claude" w:date="2026-02-23T01:06:00Z">
        <w:r>
          <w:delText>outcomes-based funding policies often feature measures that are mismatched</w:delText>
        </w:r>
      </w:del>
      <w:ins w:id="74" w:author="Claude" w:date="2026-02-23T01:06:00Z">
        <w:r>
          <w:t>outcomes-based funding policies often feature metrics that are mismatched</w:t>
        </w:r>
      </w:ins>
      <w:commentRangeEnd w:id="72"/>
      <w:r>
        <w:rPr>
          <w:rStyle w:val="CommentReference"/>
          <w:sz w:val="20"/>
          <w:szCs w:val="20"/>
        </w:rPr>
        <w:commentReference w:id="72"/>
      </w:r>
      <w:r>
        <w:t xml:space="preserve"> with institutional capacity or too attenuated to be meaningful. If the metrics selected do not align with </w:t>
      </w:r>
      <w:commentRangeStart w:id="75"/>
      <w:del w:id="76" w:author="Claude" w:date="2026-02-23T01:06:00Z">
        <w:r>
          <w:delText>what institutions can realistically influence, or if the funding</w:delText>
        </w:r>
      </w:del>
      <w:ins w:id="77" w:author="Claude" w:date="2026-02-23T01:06:00Z">
        <w:r>
          <w:t>what institutions can realistically influence, or if the funding amount</w:t>
        </w:r>
      </w:ins>
      <w:commentRangeEnd w:id="75"/>
      <w:r>
        <w:rPr>
          <w:rStyle w:val="CommentReference"/>
          <w:sz w:val="20"/>
          <w:szCs w:val="20"/>
        </w:rPr>
        <w:commentReference w:id="75"/>
      </w:r>
      <w:r>
        <w:t xml:space="preserve"> tied to those metrics is too small to justify significant changes in practice, then an outcomes-based model will fail to </w:t>
      </w:r>
      <w:commentRangeStart w:id="78"/>
      <w:del w:id="79" w:author="Claude" w:date="2026-02-23T01:06:00Z">
        <w:r>
          <w:delText>move the needle.</w:delText>
        </w:r>
      </w:del>
      <w:ins w:id="80" w:author="Claude" w:date="2026-02-23T01:06:00Z">
        <w:r>
          <w:t>drive meaningful change.</w:t>
        </w:r>
      </w:ins>
      <w:commentRangeEnd w:id="78"/>
      <w:r>
        <w:rPr>
          <w:rStyle w:val="CommentReference"/>
          <w:sz w:val="20"/>
          <w:szCs w:val="20"/>
        </w:rPr>
        <w:commentReference w:id="78"/>
      </w:r>
      <w:r>
        <w:t xml:space="preserve"> </w:t>
      </w:r>
    </w:p>
    <w:p w14:paraId="1DA83C62" w14:textId="77777777" w:rsidR="00621651" w:rsidRDefault="00621651"/>
    <w:p w14:paraId="5A214F72" w14:textId="77777777" w:rsidR="00621651" w:rsidRDefault="00000000">
      <w:commentRangeStart w:id="81"/>
      <w:del w:id="82" w:author="Claude" w:date="2026-02-23T01:06:00Z">
        <w:r>
          <w:delText>Another factor that affects the evidence pool is the wide variation in formula design.</w:delText>
        </w:r>
      </w:del>
      <w:ins w:id="83" w:author="Claude" w:date="2026-02-23T01:06:00Z">
        <w:r>
          <w:t>Another factor is the wide variation in formula design.</w:t>
        </w:r>
      </w:ins>
      <w:commentRangeEnd w:id="81"/>
      <w:r>
        <w:rPr>
          <w:rStyle w:val="CommentReference"/>
          <w:sz w:val="20"/>
          <w:szCs w:val="20"/>
        </w:rPr>
        <w:commentReference w:id="81"/>
      </w:r>
      <w:r>
        <w:t xml:space="preserve"> A study investigating just one outcome metric — certificate awards — found </w:t>
      </w:r>
      <w:r>
        <w:lastRenderedPageBreak/>
        <w:t>substantial variation in how states defined and used that metric for funding allocations.</w:t>
      </w:r>
      <w:r>
        <w:rPr>
          <w:vertAlign w:val="superscript"/>
        </w:rPr>
        <w:footnoteReference w:id="26"/>
      </w:r>
      <w:r>
        <w:t xml:space="preserve"> </w:t>
      </w:r>
      <w:commentRangeStart w:id="84"/>
      <w:del w:id="85" w:author="Claude" w:date="2026-02-23T01:06:00Z">
        <w:r>
          <w:delText>Combined across multiple different metrics</w:delText>
        </w:r>
      </w:del>
      <w:ins w:id="86" w:author="Claude" w:date="2026-02-23T01:06:00Z">
        <w:r>
          <w:t>Combined across multiple metrics</w:t>
        </w:r>
      </w:ins>
      <w:commentRangeEnd w:id="84"/>
      <w:r>
        <w:rPr>
          <w:rStyle w:val="CommentReference"/>
          <w:sz w:val="20"/>
          <w:szCs w:val="20"/>
        </w:rPr>
        <w:commentReference w:id="84"/>
      </w:r>
      <w:r>
        <w:t xml:space="preserve"> and state contexts, </w:t>
      </w:r>
      <w:commentRangeStart w:id="87"/>
      <w:del w:id="88" w:author="Claude" w:date="2026-02-23T01:06:00Z">
        <w:r>
          <w:delText>this diversity makes it difficult to truly compare the effectiveness across outcomes-based funding models.</w:delText>
        </w:r>
      </w:del>
      <w:ins w:id="89" w:author="Claude" w:date="2026-02-23T01:06:00Z">
        <w:r>
          <w:t>this diversity makes it difficult to compare effectiveness across outcomes-based funding models.</w:t>
        </w:r>
      </w:ins>
      <w:commentRangeEnd w:id="87"/>
      <w:r>
        <w:rPr>
          <w:rStyle w:val="CommentReference"/>
          <w:sz w:val="20"/>
          <w:szCs w:val="20"/>
        </w:rPr>
        <w:commentReference w:id="87"/>
      </w:r>
      <w:r>
        <w:t xml:space="preserve"> </w:t>
      </w:r>
    </w:p>
    <w:p w14:paraId="4AF1AC11" w14:textId="77777777" w:rsidR="00621651" w:rsidRDefault="00621651"/>
    <w:p w14:paraId="3462F858" w14:textId="77777777" w:rsidR="00621651" w:rsidRDefault="00000000">
      <w:commentRangeStart w:id="90"/>
      <w:del w:id="91" w:author="Claude" w:date="2026-02-23T01:06:00Z">
        <w:r>
          <w:delText>However, some emerging qualitative evidence</w:delText>
        </w:r>
      </w:del>
      <w:ins w:id="92" w:author="Claude" w:date="2026-02-23T01:06:00Z">
        <w:r>
          <w:t>Some emerging qualitative evidence</w:t>
        </w:r>
      </w:ins>
      <w:commentRangeEnd w:id="90"/>
      <w:r>
        <w:rPr>
          <w:rStyle w:val="CommentReference"/>
          <w:sz w:val="20"/>
          <w:szCs w:val="20"/>
        </w:rPr>
        <w:commentReference w:id="90"/>
      </w:r>
      <w:r>
        <w:t xml:space="preserve"> offers a more optimistic picture. Early reports from Texas, which modified its outcomes-based formula for community colleges in 2023, </w:t>
      </w:r>
      <w:commentRangeStart w:id="93"/>
      <w:del w:id="94" w:author="Claude" w:date="2026-02-23T01:06:00Z">
        <w:r>
          <w:delText>indicate that institutions are investing</w:delText>
        </w:r>
      </w:del>
      <w:ins w:id="95" w:author="Claude" w:date="2026-02-23T01:06:00Z">
        <w:r>
          <w:t>suggest that institutions are investing</w:t>
        </w:r>
      </w:ins>
      <w:commentRangeEnd w:id="93"/>
      <w:r>
        <w:rPr>
          <w:rStyle w:val="CommentReference"/>
          <w:sz w:val="20"/>
          <w:szCs w:val="20"/>
        </w:rPr>
        <w:commentReference w:id="93"/>
      </w:r>
      <w:r>
        <w:t xml:space="preserve"> in student success initiatives in response to the new incentives.</w:t>
      </w:r>
      <w:r>
        <w:rPr>
          <w:vertAlign w:val="superscript"/>
        </w:rPr>
        <w:footnoteReference w:id="27"/>
      </w:r>
      <w:r>
        <w:t xml:space="preserve"> </w:t>
      </w:r>
      <w:commentRangeStart w:id="96"/>
      <w:del w:id="97" w:author="Claude" w:date="2026-02-23T01:06:00Z">
        <w:r>
          <w:delText>While it is too early to draw definitive conclusions, this suggests that when designed well</w:delText>
        </w:r>
      </w:del>
      <w:ins w:id="98" w:author="Claude" w:date="2026-02-23T01:06:00Z">
        <w:r>
          <w:t>While it is too early to draw definitive conclusions, this evidence suggests that when designed well</w:t>
        </w:r>
      </w:ins>
      <w:commentRangeEnd w:id="96"/>
      <w:r>
        <w:rPr>
          <w:rStyle w:val="CommentReference"/>
          <w:sz w:val="20"/>
          <w:szCs w:val="20"/>
        </w:rPr>
        <w:commentReference w:id="96"/>
      </w:r>
      <w:r>
        <w:t xml:space="preserve">, </w:t>
      </w:r>
      <w:commentRangeStart w:id="99"/>
      <w:del w:id="100" w:author="Claude" w:date="2026-02-23T01:06:00Z">
        <w:r>
          <w:delText>these formulas may serve as a strategy to push schools to increase their focus on student outcomes.</w:delText>
        </w:r>
      </w:del>
      <w:ins w:id="101" w:author="Claude" w:date="2026-02-23T01:06:00Z">
        <w:r>
          <w:t>these formulas may serve as a strategy to push institutions to increase their focus on student outcomes.</w:t>
        </w:r>
      </w:ins>
      <w:commentRangeEnd w:id="99"/>
      <w:r>
        <w:rPr>
          <w:rStyle w:val="CommentReference"/>
          <w:sz w:val="20"/>
          <w:szCs w:val="20"/>
        </w:rPr>
        <w:commentReference w:id="99"/>
      </w:r>
    </w:p>
    <w:p w14:paraId="53DE1E96" w14:textId="77777777" w:rsidR="00621651" w:rsidRDefault="00000000">
      <w:pPr>
        <w:pStyle w:val="Heading2"/>
      </w:pPr>
      <w:bookmarkStart w:id="102" w:name="_e9sq4p4f8ixz" w:colFirst="0" w:colLast="0"/>
      <w:bookmarkEnd w:id="102"/>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r>
              <w:rPr>
                <w:b/>
                <w:bCs/>
              </w:rPr>
              <w:t>Sidebar: Outcomes-Based Funding as a Policy Tool</w:t>
            </w:r>
          </w:p>
          <w:p w14:paraId="6CD0221A" w14:textId="77777777" w:rsidR="00621651" w:rsidRDefault="00000000">
            <w:r>
              <w:t>Using outcomes-based funding as an incentive tool assumes that institutions have the capacity to respond but lack motivation. However, poor performance can also be the result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 xml:space="preserve">In these cases, what is the appropriate state role in boosting student outcomes? Should the state provide additional resources to build capacity, or should it tie funding to performance and risk further destabilizing struggling institutions? These are not easy questions, </w:t>
            </w:r>
            <w:r>
              <w:lastRenderedPageBreak/>
              <w:t>and they point to a fundamental tension in the design of outcomes-based models.</w:t>
            </w:r>
          </w:p>
          <w:p w14:paraId="035CE88A" w14:textId="77777777" w:rsidR="00621651" w:rsidRDefault="00621651"/>
          <w:p w14:paraId="1E51A8B6" w14:textId="77777777" w:rsidR="00621651" w:rsidRDefault="00000000">
            <w:r>
              <w:t>Moreover, there is the question of whether financial incentives are the right mechanism to change institutional behavior at all. Research suggests that government operates differently from business contexts, and performance incentives can have unintended consequences, such as narrowing focus to only what is measured, gaming the system, or neglecting harder-to-serve populations.</w:t>
            </w:r>
            <w:r>
              <w:rPr>
                <w:vertAlign w:val="superscript"/>
              </w:rPr>
              <w:footnoteReference w:id="29"/>
            </w:r>
            <w:r>
              <w:t xml:space="preserve"> Policymakers should consider </w:t>
            </w:r>
            <w:commentRangeStart w:id="103"/>
            <w:del w:id="104" w:author="Claude" w:date="2026-02-23T01:06:00Z">
              <w:r>
                <w:delText>what other levers exist to promote accountability, such as program review processes, accreditation standards, or public reporting or transparency requirements.</w:delText>
              </w:r>
            </w:del>
            <w:ins w:id="105" w:author="Claude" w:date="2026-02-23T01:06:00Z">
              <w:r>
                <w:t>what other levers exist to promote accountability, such as program review processes, accreditation standards, or public reporting and transparency requirements.</w:t>
              </w:r>
            </w:ins>
            <w:commentRangeEnd w:id="103"/>
            <w:r>
              <w:rPr>
                <w:rStyle w:val="CommentReference"/>
                <w:sz w:val="20"/>
                <w:szCs w:val="20"/>
              </w:rPr>
              <w:commentReference w:id="103"/>
            </w:r>
          </w:p>
        </w:tc>
      </w:tr>
    </w:tbl>
    <w:p w14:paraId="5A41EDAB" w14:textId="77777777" w:rsidR="00621651" w:rsidRDefault="00000000">
      <w:r>
        <w:lastRenderedPageBreak/>
        <w:t xml:space="preserve">Given the mixed formal evidence, some stakeholders may be rightfully skeptical of outcomes-based funding models, but they are still appealing to many state policymakers who have limited alternative mechanisms for influencing higher education institutions. </w:t>
      </w:r>
      <w:commentRangeStart w:id="106"/>
      <w:del w:id="107" w:author="Claude" w:date="2026-02-23T01:06:00Z">
        <w:r>
          <w:delText>Regulating</w:delText>
        </w:r>
      </w:del>
      <w:ins w:id="108" w:author="Claude" w:date="2026-02-23T01:06:00Z">
        <w:r>
          <w:t>Directing</w:t>
        </w:r>
      </w:ins>
      <w:commentRangeEnd w:id="106"/>
      <w:r>
        <w:rPr>
          <w:rStyle w:val="CommentReference"/>
          <w:sz w:val="20"/>
          <w:szCs w:val="20"/>
        </w:rPr>
        <w:commentReference w:id="106"/>
      </w:r>
      <w:r>
        <w:t xml:space="preserve"> funding is one of the most significant levers state policymakers can wield to be good stewards of public funds and ensure that those dollars truly benefit constituents (</w:t>
      </w:r>
      <w:commentRangeStart w:id="109"/>
      <w:del w:id="110" w:author="Claude" w:date="2026-02-23T01:06:00Z">
        <w:r>
          <w:delText>who themselves are a complex group</w:delText>
        </w:r>
      </w:del>
      <w:ins w:id="111" w:author="Claude" w:date="2026-02-23T01:06:00Z">
        <w:r>
          <w:t>who are themselves a diverse group</w:t>
        </w:r>
      </w:ins>
      <w:commentRangeEnd w:id="109"/>
      <w:r>
        <w:rPr>
          <w:rStyle w:val="CommentReference"/>
          <w:sz w:val="20"/>
          <w:szCs w:val="20"/>
        </w:rPr>
        <w:commentReference w:id="109"/>
      </w:r>
      <w:r>
        <w:t>).</w:t>
      </w:r>
    </w:p>
    <w:p w14:paraId="2E47A937" w14:textId="77777777" w:rsidR="00621651" w:rsidRDefault="00621651"/>
    <w:p w14:paraId="0E3372A2" w14:textId="77777777" w:rsidR="00621651" w:rsidRDefault="00000000">
      <w:commentRangeStart w:id="112"/>
      <w:del w:id="113" w:author="Claude" w:date="2026-02-23T01:06:00Z">
        <w:r>
          <w:delText>This emphasis often leads to outcomes-based funding being discussed as a way to ensure</w:delText>
        </w:r>
      </w:del>
      <w:ins w:id="114" w:author="Claude" w:date="2026-02-23T01:06:00Z">
        <w:r>
          <w:t>This emphasis often leads to outcomes-based funding being framed as a way to ensure</w:t>
        </w:r>
      </w:ins>
      <w:commentRangeEnd w:id="112"/>
      <w:r>
        <w:rPr>
          <w:rStyle w:val="CommentReference"/>
          <w:sz w:val="20"/>
          <w:szCs w:val="20"/>
        </w:rPr>
        <w:commentReference w:id="112"/>
      </w:r>
      <w:r>
        <w:t xml:space="preserve"> a "return on public investment" in higher education</w:t>
      </w:r>
      <w:r>
        <w:rPr>
          <w:vertAlign w:val="superscript"/>
        </w:rPr>
        <w:footnoteReference w:id="30"/>
      </w:r>
      <w:r>
        <w:t xml:space="preserve"> — </w:t>
      </w:r>
      <w:commentRangeStart w:id="115"/>
      <w:del w:id="116" w:author="Claude" w:date="2026-02-23T01:06:00Z">
        <w:r>
          <w:delText>a framing that especially resonates</w:delText>
        </w:r>
      </w:del>
      <w:ins w:id="117" w:author="Claude" w:date="2026-02-23T01:06:00Z">
        <w:r>
          <w:t>a framing that particularly resonates</w:t>
        </w:r>
      </w:ins>
      <w:commentRangeEnd w:id="115"/>
      <w:r>
        <w:rPr>
          <w:rStyle w:val="CommentReference"/>
          <w:sz w:val="20"/>
          <w:szCs w:val="20"/>
        </w:rPr>
        <w:commentReference w:id="115"/>
      </w:r>
      <w:r>
        <w:t xml:space="preserve">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and filling talent shortages in critical industries. Students, meanwhile, think of ROI in terms of individual earnings, debt repayment, and career stability. Advocates may point to broader social returns that are harder to quantify but no less important: greater civic participation, </w:t>
      </w:r>
      <w:r>
        <w:lastRenderedPageBreak/>
        <w:t>upward mobility, and increased opportunities both for historically marginalized groups and students who face unique obstacles.</w:t>
      </w:r>
      <w:r>
        <w:rPr>
          <w:vertAlign w:val="superscript"/>
        </w:rPr>
        <w:footnoteReference w:id="32"/>
      </w:r>
    </w:p>
    <w:p w14:paraId="66C1678C" w14:textId="77777777" w:rsidR="00621651" w:rsidRDefault="00621651"/>
    <w:p w14:paraId="24AE56A1" w14:textId="77777777" w:rsidR="00621651" w:rsidRDefault="00000000">
      <w:r>
        <w:t>These differing perspectives create challenges for policymakers designing outcomes-based funding models. Narrow definitions of ROI, such as earnings premiums or job placement rates, are easier to measure and communicate, but they risk reinforcing a transactional view of higher education that ignores its broader civic and social purposes. Broader definitions capture the full range of returns but are harder to quantify and tie directly to funding.</w:t>
      </w:r>
    </w:p>
    <w:p w14:paraId="4F3E2020" w14:textId="77777777" w:rsidR="00621651" w:rsidRDefault="00621651"/>
    <w:p w14:paraId="1D6349F6" w14:textId="77777777" w:rsidR="00621651" w:rsidRDefault="00000000">
      <w:r>
        <w:t>Moreover, there may be trade-offs when different priorities are in competition. For example, a funding formula that heavily rewards high-earning fields like engineering may inadvertently discourage institutions from investing in student success programs or promoting critical, but lower-earning fields (e.g., teaching).</w:t>
      </w:r>
    </w:p>
    <w:p w14:paraId="05193026" w14:textId="77777777" w:rsidR="00621651" w:rsidRDefault="00621651"/>
    <w:p w14:paraId="3258C3C0" w14:textId="77777777" w:rsidR="00621651" w:rsidRDefault="00000000">
      <w:r>
        <w:t xml:space="preserve">Outcomes-based funding policies require policymakers to balance competing priorities and determine what is most relevant, high-priority, and applicable in their state context. </w:t>
      </w:r>
      <w:commentRangeStart w:id="118"/>
      <w:del w:id="119" w:author="Claude" w:date="2026-02-23T01:06:00Z">
        <w:r>
          <w:delText>Designing outcomes-based systems that reflect the full public value of higher education thus requires</w:delText>
        </w:r>
      </w:del>
      <w:ins w:id="120" w:author="Claude" w:date="2026-02-23T01:06:00Z">
        <w:r>
          <w:t>Designing outcomes-based systems that reflect the full public value of higher education requires</w:t>
        </w:r>
      </w:ins>
      <w:commentRangeEnd w:id="118"/>
      <w:r>
        <w:rPr>
          <w:rStyle w:val="CommentReference"/>
          <w:sz w:val="20"/>
          <w:szCs w:val="20"/>
        </w:rPr>
        <w:commentReference w:id="118"/>
      </w:r>
      <w:r>
        <w:t xml:space="preserve"> a nuanced conversation about what "outcomes" and "return on investment" mean to different stakeholders.</w:t>
      </w:r>
    </w:p>
    <w:p w14:paraId="125A5B18" w14:textId="77777777" w:rsidR="00621651" w:rsidRDefault="00000000">
      <w:pPr>
        <w:pStyle w:val="Heading1"/>
      </w:pPr>
      <w:bookmarkStart w:id="121" w:name="_vhvc6ksq2ln" w:colFirst="0" w:colLast="0"/>
      <w:bookmarkEnd w:id="121"/>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Each aspect also includes an example of an existing outcomes-based formula that was crafted creatively or thoughtfully to meet that state’s priorities. These are not necessarily exemplars, but </w:t>
      </w:r>
      <w:commentRangeStart w:id="122"/>
      <w:del w:id="123" w:author="Claude" w:date="2026-02-23T01:06:00Z">
        <w:r>
          <w:delText>can help to highlight unconventional or newer approaches</w:delText>
        </w:r>
      </w:del>
      <w:ins w:id="124" w:author="Claude" w:date="2026-02-23T01:06:00Z">
        <w:r>
          <w:t>can help highlight unconventional or newer approaches</w:t>
        </w:r>
      </w:ins>
      <w:commentRangeEnd w:id="122"/>
      <w:r>
        <w:rPr>
          <w:rStyle w:val="CommentReference"/>
          <w:sz w:val="20"/>
          <w:szCs w:val="20"/>
        </w:rPr>
        <w:commentReference w:id="122"/>
      </w:r>
      <w:r>
        <w:t xml:space="preserve"> for consideration. At the end of this section is also a list of questions to guide interested stakeholders in thinking holistically about outcomes-based model design.</w:t>
      </w:r>
    </w:p>
    <w:p w14:paraId="5F20568F" w14:textId="77777777" w:rsidR="00621651" w:rsidRDefault="00000000">
      <w:pPr>
        <w:pStyle w:val="Heading2"/>
      </w:pPr>
      <w:bookmarkStart w:id="125" w:name="_jminjuu2dhgw" w:colFirst="0" w:colLast="0"/>
      <w:bookmarkEnd w:id="125"/>
      <w:r>
        <w:t>Outcomes can span traditional metrics, state-specific priorities, and creative measures that reflect a fuller picture of higher education’s value.</w:t>
      </w:r>
    </w:p>
    <w:p w14:paraId="76A58A22" w14:textId="77777777" w:rsidR="00621651" w:rsidRDefault="00000000">
      <w:r>
        <w:lastRenderedPageBreak/>
        <w:t xml:space="preserve">The first and most critical step in designing an outcomes-based funding model is aligning stakeholders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w:t>
      </w:r>
      <w:commentRangeStart w:id="126"/>
      <w:del w:id="127" w:author="Claude" w:date="2026-02-23T01:06:00Z">
        <w:r>
          <w:delText>including too many metrics may blunt any incentive to move the needle on any one outcome</w:delText>
        </w:r>
      </w:del>
      <w:ins w:id="128" w:author="Claude" w:date="2026-02-23T01:06:00Z">
        <w:r>
          <w:t>including too many metrics could blunt any incentive to make meaningful progress on any one outcome</w:t>
        </w:r>
      </w:ins>
      <w:commentRangeEnd w:id="126"/>
      <w:r>
        <w:rPr>
          <w:rStyle w:val="CommentReference"/>
          <w:sz w:val="20"/>
          <w:szCs w:val="20"/>
        </w:rPr>
        <w:commentReference w:id="126"/>
      </w:r>
      <w:r>
        <w:t xml:space="preserv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Example: Texas's revamped two-year formula links funding directly to state policy goals by prioritizing high-value credentials.</w:t>
            </w:r>
          </w:p>
          <w:p w14:paraId="74B6D44E" w14:textId="77777777" w:rsidR="00621651" w:rsidRDefault="00621651"/>
          <w:p w14:paraId="24FB9A04" w14:textId="77777777" w:rsidR="00621651" w:rsidRDefault="00000000">
            <w:r>
              <w:t>In their 2023 redesign of the community college funding formula, a major priority for Texas policymakers was increasing attainment as a driver of economic prosperity for both employers and individuals. The state's current 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 xml:space="preserve">While traditional metrics like completion rates and time to degree remain important, the field’s definition of outcome metrics is evolving as stakeholders look </w:t>
      </w:r>
      <w:commentRangeStart w:id="129"/>
      <w:del w:id="130" w:author="Claude" w:date="2026-02-23T01:06:00Z">
        <w:r>
          <w:delText>for other ways to measure successfully achieving a goal</w:delText>
        </w:r>
      </w:del>
      <w:ins w:id="131" w:author="Claude" w:date="2026-02-23T01:06:00Z">
        <w:r>
          <w:t>for other ways to measure success in achieving a goal</w:t>
        </w:r>
      </w:ins>
      <w:commentRangeEnd w:id="129"/>
      <w:r>
        <w:rPr>
          <w:rStyle w:val="CommentReference"/>
          <w:sz w:val="20"/>
          <w:szCs w:val="20"/>
        </w:rPr>
        <w:commentReference w:id="129"/>
      </w:r>
      <w:r>
        <w:t>.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r>
              <w:rPr>
                <w:b/>
                <w:bCs/>
              </w:rPr>
              <w:t>Example: Indiana’s revised funding model for both two- and four-year institutions recognizes disparate declines in outcomes for low-income and adult students.</w:t>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w:t>
            </w:r>
            <w:r>
              <w:lastRenderedPageBreak/>
              <w:t>access, success, and competitiveness of the state’s labor market.</w:t>
            </w:r>
            <w:r>
              <w:rPr>
                <w:vertAlign w:val="superscript"/>
              </w:rPr>
              <w:footnoteReference w:id="35"/>
            </w:r>
            <w:commentRangeStart w:id="132"/>
            <w:r>
              <w:t xml:space="preserve"> Consequently, in 2024 state policymakers added low-income youth enrollment, adult enrollment, and adult completion rates to the metrics evaluated for funding.</w:t>
            </w:r>
            <w:commentRangeEnd w:id="132"/>
            <w:r>
              <w:rPr>
                <w:rStyle w:val="CommentReference"/>
                <w:sz w:val="20"/>
                <w:szCs w:val="20"/>
                <w:vertAlign w:val="superscript"/>
              </w:rPr>
              <w:commentReference w:id="132"/>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w:t>
      </w:r>
      <w:commentRangeStart w:id="133"/>
      <w:del w:id="134" w:author="Claude" w:date="2026-02-23T01:06:00Z">
        <w:r>
          <w:delText>These more holistic</w:delText>
        </w:r>
      </w:del>
      <w:ins w:id="135" w:author="Claude" w:date="2026-02-23T01:06:00Z">
        <w:r>
          <w:t>These holistic</w:t>
        </w:r>
      </w:ins>
      <w:commentRangeEnd w:id="133"/>
      <w:r>
        <w:rPr>
          <w:rStyle w:val="CommentReference"/>
          <w:sz w:val="20"/>
          <w:szCs w:val="20"/>
        </w:rPr>
        <w:commentReference w:id="133"/>
      </w:r>
      <w:r>
        <w:t xml:space="preserve"> approaches recognize not just </w:t>
      </w:r>
      <w:r>
        <w:rPr>
          <w:i/>
          <w:iCs/>
        </w:rPr>
        <w:t>what</w:t>
      </w:r>
      <w:r>
        <w:t xml:space="preserve"> institutions produce, </w:t>
      </w:r>
      <w:commentRangeStart w:id="136"/>
      <w:del w:id="137" w:author="Claude" w:date="2026-02-23T01:06:00Z">
        <w:r>
          <w:delText>but also how they get there --- in other words, the specific inputs and processes that must be included to achieve those results.</w:delText>
        </w:r>
      </w:del>
      <w:ins w:id="138" w:author="Claude" w:date="2026-02-23T01:06:00Z">
        <w:r>
          <w:t>but also how they get there --- in other words, the specific inputs and processes needed to achieve those results.</w:t>
        </w:r>
      </w:ins>
      <w:commentRangeEnd w:id="136"/>
      <w:r>
        <w:rPr>
          <w:rStyle w:val="CommentReference"/>
          <w:sz w:val="20"/>
          <w:szCs w:val="20"/>
        </w:rPr>
        <w:commentReference w:id="136"/>
      </w:r>
      <w:r>
        <w:t xml:space="preserve"> </w:t>
      </w:r>
      <w:commentRangeStart w:id="139"/>
      <w:del w:id="140" w:author="Claude" w:date="2026-02-23T01:06:00Z">
        <w:r>
          <w:delText>Institutions facing enrollment declines or changing demographics that affect other portions of their funding thus can still earn state funding</w:delText>
        </w:r>
      </w:del>
      <w:ins w:id="141" w:author="Claude" w:date="2026-02-23T01:06:00Z">
        <w:r>
          <w:t>Institutions facing enrollment declines or changing demographics that affect other portions of their funding can thus still earn state funding</w:t>
        </w:r>
      </w:ins>
      <w:commentRangeEnd w:id="139"/>
      <w:r>
        <w:rPr>
          <w:rStyle w:val="CommentReference"/>
          <w:sz w:val="20"/>
          <w:szCs w:val="20"/>
        </w:rPr>
        <w:commentReference w:id="139"/>
      </w:r>
      <w:r>
        <w:t xml:space="preserve">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r>
              <w:t>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accreditors as </w:t>
            </w:r>
            <w:r>
              <w:lastRenderedPageBreak/>
              <w:t>measured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w:t>
      </w:r>
      <w:commentRangeStart w:id="142"/>
      <w:del w:id="143" w:author="Claude" w:date="2026-02-23T01:06:00Z">
        <w:r>
          <w:delText>in states where a significant amount of institutional funding comes from local sources</w:delText>
        </w:r>
      </w:del>
      <w:ins w:id="144" w:author="Claude" w:date="2026-02-23T01:06:00Z">
        <w:r>
          <w:t>in states where a significant portion of institutional funding comes from local sources</w:t>
        </w:r>
      </w:ins>
      <w:commentRangeEnd w:id="142"/>
      <w:r>
        <w:rPr>
          <w:rStyle w:val="CommentReference"/>
          <w:sz w:val="20"/>
          <w:szCs w:val="20"/>
        </w:rPr>
        <w:commentReference w:id="142"/>
      </w:r>
      <w:r>
        <w:t>,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the metric requires institutions to certify compliance with four out of five "best practices" within three categories: economic development and business/industry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 xml:space="preserve">The mixed evidence on outcomes-based funding's effectiveness may stem, in part, from overly narrow definitions of what counts as "performance." Older outcomes-based models have largely focused on </w:t>
      </w:r>
      <w:commentRangeStart w:id="145"/>
      <w:del w:id="146" w:author="Claude" w:date="2026-02-23T01:06:00Z">
        <w:r>
          <w:delText>a limited set of metrics like completion rates and time to degree</w:delText>
        </w:r>
      </w:del>
      <w:ins w:id="147" w:author="Claude" w:date="2026-02-23T01:06:00Z">
        <w:r>
          <w:t>a limited set of metrics, such as completion rates and time to degree</w:t>
        </w:r>
      </w:ins>
      <w:commentRangeEnd w:id="145"/>
      <w:r>
        <w:rPr>
          <w:rStyle w:val="CommentReference"/>
          <w:sz w:val="20"/>
          <w:szCs w:val="20"/>
        </w:rPr>
        <w:commentReference w:id="145"/>
      </w:r>
      <w:r>
        <w:t xml:space="preserve">. While these measures matter, </w:t>
      </w:r>
      <w:commentRangeStart w:id="148"/>
      <w:del w:id="149" w:author="Claude" w:date="2026-02-23T01:06:00Z">
        <w:r>
          <w:delText>they don't capture the full range</w:delText>
        </w:r>
      </w:del>
      <w:ins w:id="150" w:author="Claude" w:date="2026-02-23T01:06:00Z">
        <w:r>
          <w:t>they do not capture the full range</w:t>
        </w:r>
      </w:ins>
      <w:commentRangeEnd w:id="148"/>
      <w:r>
        <w:rPr>
          <w:rStyle w:val="CommentReference"/>
          <w:sz w:val="20"/>
          <w:szCs w:val="20"/>
        </w:rPr>
        <w:commentReference w:id="148"/>
      </w:r>
      <w:r>
        <w:t xml:space="preserve"> of ways institutions can contribute to state goals or student success. Rather than defaulting to conventional metrics, stakeholders might experiment with measuring student support services, community partnerships, or longer-term </w:t>
      </w:r>
      <w:r>
        <w:lastRenderedPageBreak/>
        <w:t xml:space="preserve">economic and civic outcomes. The examples in this section illustrate that </w:t>
      </w:r>
      <w:commentRangeStart w:id="151"/>
      <w:del w:id="152" w:author="Claude" w:date="2026-02-23T01:06:00Z">
        <w:r>
          <w:delText>there isn't one right way</w:delText>
        </w:r>
      </w:del>
      <w:ins w:id="153" w:author="Claude" w:date="2026-02-23T01:06:00Z">
        <w:r>
          <w:t>there is not one right way</w:t>
        </w:r>
      </w:ins>
      <w:commentRangeEnd w:id="151"/>
      <w:r>
        <w:rPr>
          <w:rStyle w:val="CommentReference"/>
          <w:sz w:val="20"/>
          <w:szCs w:val="20"/>
        </w:rPr>
        <w:commentReference w:id="151"/>
      </w:r>
      <w:r>
        <w:t xml:space="preserve">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54" w:name="_qn8y1kl7svwr" w:colFirst="0" w:colLast="0"/>
      <w:bookmarkEnd w:id="154"/>
      <w:r>
        <w:t>Different ways of calculating and distributing funding can also shape institutional behavior.</w:t>
      </w:r>
    </w:p>
    <w:p w14:paraId="3AA2D281" w14:textId="77777777" w:rsidR="00621651" w:rsidRDefault="00000000">
      <w:r>
        <w:t xml:space="preserve">The metrics themselves are only part of the story: How those metrics are used can significantly alter both funding levels and institutional behavior. Different methods of calculation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w:t>
      </w:r>
      <w:commentRangeStart w:id="155"/>
      <w:del w:id="156" w:author="Claude" w:date="2026-02-23T01:06:00Z">
        <w:r>
          <w:delText>credentials awarded to first-generation students might have a premium compared to other students.</w:delText>
        </w:r>
      </w:del>
      <w:ins w:id="157" w:author="Claude" w:date="2026-02-23T01:06:00Z">
        <w:r>
          <w:t>credentials awarded to first-generation students could carry a premium compared to those of other students.</w:t>
        </w:r>
      </w:ins>
      <w:commentRangeEnd w:id="155"/>
      <w:r>
        <w:rPr>
          <w:rStyle w:val="CommentReference"/>
          <w:sz w:val="20"/>
          <w:szCs w:val="20"/>
        </w:rPr>
        <w:commentReference w:id="155"/>
      </w:r>
      <w:r>
        <w:t xml:space="preserve"> Early research has found that premiums for science, technology, engineering, and math (STEM) fields have led to increases in credentials in those fields.</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w:t>
            </w:r>
            <w:r>
              <w:lastRenderedPageBreak/>
              <w:t>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r>
        <w:t>Distribution methods — or, how funding is allocated after metrics are calculated — also matter. In some states, funding is distributed based on an institution's individual performance relative to other institutions in the state. This approach incentivizes cross-institution competition, which may drive higher outcomes but could also discourage statewide collaboration. Other states opt to compare IHEs’ current metrics against their past performance, to account for variety in institutional context. If institutions are competing against themselves, leaders may feel as though it is more realistic to drive increases in student outcomes, rather than competing with an IHE who might have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each other rather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58" w:name="_k8ywciobpbm8" w:colFirst="0" w:colLast="0"/>
      <w:bookmarkEnd w:id="158"/>
      <w:r>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w:t>
      </w:r>
      <w:commentRangeStart w:id="159"/>
      <w:del w:id="160" w:author="Claude" w:date="2026-02-23T01:06:00Z">
        <w:r>
          <w:delText>can also destabilize institutional budgets and inadvertently take funding away from student success initiatives or state priorities</w:delText>
        </w:r>
      </w:del>
      <w:ins w:id="161" w:author="Claude" w:date="2026-02-23T01:06:00Z">
        <w:r>
          <w:t>can also destabilize institutional budgets and inadvertently redirect funding away from student success initiatives or state priorities</w:t>
        </w:r>
      </w:ins>
      <w:commentRangeEnd w:id="159"/>
      <w:r>
        <w:rPr>
          <w:rStyle w:val="CommentReference"/>
          <w:sz w:val="20"/>
          <w:szCs w:val="20"/>
        </w:rPr>
        <w:commentReference w:id="159"/>
      </w:r>
      <w:r>
        <w:t xml:space="preserve">. </w:t>
      </w:r>
      <w:commentRangeStart w:id="162"/>
      <w:del w:id="163" w:author="Claude" w:date="2026-02-23T01:06:00Z">
        <w:r>
          <w:delText xml:space="preserve">For IHEs that already lack sufficient resources </w:delText>
        </w:r>
        <w:r>
          <w:lastRenderedPageBreak/>
          <w:delText>and consequently perform poorly, further withholding of funds could</w:delText>
        </w:r>
      </w:del>
      <w:ins w:id="164" w:author="Claude" w:date="2026-02-23T01:06:00Z">
        <w:r>
          <w:t>For IHEs that already lack sufficient resources and consequently underperform, further withholding of funds could</w:t>
        </w:r>
      </w:ins>
      <w:commentRangeEnd w:id="162"/>
      <w:r>
        <w:rPr>
          <w:rStyle w:val="CommentReference"/>
          <w:sz w:val="20"/>
          <w:szCs w:val="20"/>
        </w:rPr>
        <w:commentReference w:id="162"/>
      </w:r>
      <w:r>
        <w:t xml:space="preserve"> </w:t>
      </w:r>
      <w:commentRangeStart w:id="165"/>
      <w:del w:id="166" w:author="Claude" w:date="2026-02-23T01:06:00Z">
        <w:r>
          <w:delText>only exacerbate the issues rather than improving students' experiences</w:delText>
        </w:r>
      </w:del>
      <w:ins w:id="167" w:author="Claude" w:date="2026-02-23T01:06:00Z">
        <w:r>
          <w:t>only exacerbate the issues rather than improve students' experiences</w:t>
        </w:r>
      </w:ins>
      <w:commentRangeEnd w:id="165"/>
      <w:r>
        <w:rPr>
          <w:rStyle w:val="CommentReference"/>
          <w:sz w:val="20"/>
          <w:szCs w:val="20"/>
        </w:rPr>
        <w:commentReference w:id="165"/>
      </w:r>
      <w:r>
        <w:t xml:space="preserve"> and outcomes. </w:t>
      </w:r>
    </w:p>
    <w:p w14:paraId="39246E85" w14:textId="77777777" w:rsidR="00621651" w:rsidRDefault="00621651"/>
    <w:p w14:paraId="45B0BA1C" w14:textId="77777777" w:rsidR="00621651" w:rsidRDefault="00000000">
      <w:r>
        <w:t xml:space="preserve">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w:t>
      </w:r>
      <w:commentRangeStart w:id="168"/>
      <w:del w:id="169" w:author="Claude" w:date="2026-02-23T01:06:00Z">
        <w:r>
          <w:delText>including through technical modeling, to give feedback</w:delText>
        </w:r>
      </w:del>
      <w:ins w:id="170" w:author="Claude" w:date="2026-02-23T01:06:00Z">
        <w:r>
          <w:t>including during technical modeling, to provide feedback</w:t>
        </w:r>
      </w:ins>
      <w:commentRangeEnd w:id="168"/>
      <w:r>
        <w:rPr>
          <w:rStyle w:val="CommentReference"/>
          <w:sz w:val="20"/>
          <w:szCs w:val="20"/>
        </w:rPr>
        <w:commentReference w:id="168"/>
      </w:r>
      <w:r>
        <w:t xml:space="preserve"> on how changes to the formula may impact funding levels and program choices. Policymakers might also consider implementation guardrails, such as funding floors, hold-harmless provisions, or timelines that give IHEs time to align budgets and programs with new requirements. Finally, states should plan continuous improvement cycles to evaluate and refine their formulas over time. </w:t>
      </w:r>
      <w:commentRangeStart w:id="171"/>
      <w:del w:id="172" w:author="Claude" w:date="2026-02-23T01:06:00Z">
        <w:r>
          <w:delText>Only by tracking data and analyzing change over time will stakeholders learn whether</w:delText>
        </w:r>
      </w:del>
      <w:ins w:id="173" w:author="Claude" w:date="2026-02-23T01:06:00Z">
        <w:r>
          <w:t>Only by tracking data and analyzing trends over time will stakeholders learn whether</w:t>
        </w:r>
      </w:ins>
      <w:commentRangeEnd w:id="171"/>
      <w:r>
        <w:rPr>
          <w:rStyle w:val="CommentReference"/>
          <w:sz w:val="20"/>
          <w:szCs w:val="20"/>
        </w:rPr>
        <w:commentReference w:id="171"/>
      </w:r>
      <w:r>
        <w:t xml:space="preserve">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r>
              <w:rPr>
                <w:vertAlign w:val="superscript"/>
              </w:rPr>
              <w:footnoteReference w:id="56"/>
            </w:r>
            <w:r>
              <w:t xml:space="preserve"> To protect stability, the state is phasing in the outcomes components over five years, from $12.5 million in FY25 to $37 million in FY29.</w:t>
            </w:r>
            <w:r>
              <w:rPr>
                <w:vertAlign w:val="superscript"/>
              </w:rPr>
              <w:footnoteReference w:id="57"/>
            </w:r>
            <w:r>
              <w:t xml:space="preserve"> From FY30 on, the outcomes-based component will stay a 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w:t>
            </w:r>
            <w:r>
              <w:lastRenderedPageBreak/>
              <w:t>reviews will continue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74" w:name="_370dcquczn93" w:colFirst="0" w:colLast="0"/>
      <w:bookmarkEnd w:id="174"/>
      <w:r>
        <w:t>Questions to Consider</w:t>
      </w:r>
    </w:p>
    <w:p w14:paraId="47ADCC89" w14:textId="77777777" w:rsidR="00621651" w:rsidRDefault="00000000">
      <w:r>
        <w:t>As states contemplate whether to adopt or revise outcomes-based funding models, several questions can help guide discussion and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t>Given a state’s specific context, how much funding is appropriate for incentivizing behavior change without adverse effects?</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w:t>
      </w:r>
      <w:r>
        <w:lastRenderedPageBreak/>
        <w:t>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 xml:space="preserve">Ultimately, designing an effective funding model that accounts for outcomes </w:t>
      </w:r>
      <w:commentRangeStart w:id="175"/>
      <w:del w:id="176" w:author="Claude" w:date="2026-02-23T01:06:00Z">
        <w:r>
          <w:delText>is a balancing act. States must select</w:delText>
        </w:r>
      </w:del>
      <w:ins w:id="177" w:author="Claude" w:date="2026-02-23T01:06:00Z">
        <w:r>
          <w:t>is a balancing act. Policymakers must select</w:t>
        </w:r>
      </w:ins>
      <w:commentRangeEnd w:id="175"/>
      <w:r>
        <w:rPr>
          <w:rStyle w:val="CommentReference"/>
          <w:sz w:val="20"/>
          <w:szCs w:val="20"/>
        </w:rPr>
        <w:commentReference w:id="175"/>
      </w:r>
      <w:r>
        <w:t xml:space="preserve"> metrics that align with clearly articulated goals while avoiding an overwhelming number of measures that dilute focus. They must decide whether to reward absolute performance, improvement, or some combination of both. Calculation methods and distribution approaches need to be transparent enough for IHEs to understand how their actions translate into funding yet sophisticated enough to account for differences in institutional context and student populations. </w:t>
      </w:r>
      <w:commentRangeStart w:id="178"/>
      <w:del w:id="179" w:author="Claude" w:date="2026-02-23T01:06:00Z">
        <w:r>
          <w:delText>And, perhaps most critically, states must find</w:delText>
        </w:r>
      </w:del>
      <w:ins w:id="180" w:author="Claude" w:date="2026-02-23T01:06:00Z">
        <w:r>
          <w:t>Perhaps most critically, states must find</w:t>
        </w:r>
      </w:ins>
      <w:commentRangeEnd w:id="178"/>
      <w:r>
        <w:rPr>
          <w:rStyle w:val="CommentReference"/>
          <w:sz w:val="20"/>
          <w:szCs w:val="20"/>
        </w:rPr>
        <w:commentReference w:id="178"/>
      </w:r>
      <w:r>
        <w:t xml:space="preserve">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81" w:name="_c8axqseu0fp" w:colFirst="0" w:colLast="0"/>
      <w:bookmarkEnd w:id="181"/>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w:t>
      </w:r>
      <w:commentRangeStart w:id="182"/>
      <w:del w:id="183" w:author="Claude" w:date="2026-02-23T01:06:00Z">
        <w:r>
          <w:delText>demonstrating the complexity of designing and implementing these models.</w:delText>
        </w:r>
      </w:del>
      <w:ins w:id="184" w:author="Claude" w:date="2026-02-23T01:06:00Z">
        <w:r>
          <w:t>underscoring the complexity of designing and implementing these models.</w:t>
        </w:r>
      </w:ins>
      <w:commentRangeEnd w:id="182"/>
      <w:r>
        <w:rPr>
          <w:rStyle w:val="CommentReference"/>
          <w:sz w:val="20"/>
          <w:szCs w:val="20"/>
        </w:rPr>
        <w:commentReference w:id="182"/>
      </w:r>
      <w:r>
        <w:t xml:space="preserve"> The metrics selected, the methods used to calculate and distribute funding, and the amount of money tied to outcomes all matter. When designed and implemented poorly, outcomes-based funding likely creates perverse incentives, exacerbates inequities, and fails to produce </w:t>
      </w:r>
      <w:r>
        <w:lastRenderedPageBreak/>
        <w:t xml:space="preserve">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w:t>
      </w:r>
      <w:commentRangeStart w:id="185"/>
      <w:del w:id="186" w:author="Claude" w:date="2026-02-23T01:06:00Z">
        <w:r>
          <w:delText>benefitting both students and taxpayers.</w:delText>
        </w:r>
      </w:del>
      <w:ins w:id="187" w:author="Claude" w:date="2026-02-23T01:06:00Z">
        <w:r>
          <w:t>benefiting both students and taxpayers.</w:t>
        </w:r>
      </w:ins>
      <w:commentRangeEnd w:id="185"/>
      <w:r>
        <w:rPr>
          <w:rStyle w:val="CommentReference"/>
          <w:sz w:val="20"/>
          <w:szCs w:val="20"/>
        </w:rPr>
        <w:commentReference w:id="185"/>
      </w:r>
      <w:r>
        <w:t xml:space="preserve">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88" w:name="_gg1iy1tli5es" w:colFirst="0" w:colLast="0"/>
      <w:bookmarkEnd w:id="188"/>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89" w:name="_opf5zg31qk6s" w:colFirst="0" w:colLast="0"/>
      <w:bookmarkEnd w:id="189"/>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90" w:name="_ft0h7mg1yi13" w:colFirst="0" w:colLast="0"/>
      <w:bookmarkEnd w:id="190"/>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1" w:name="_zeq5oytcrsz7" w:colFirst="0" w:colLast="0"/>
      <w:bookmarkEnd w:id="191"/>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192" w:name="_5e6i9oaq5gna" w:colFirst="0" w:colLast="0"/>
      <w:bookmarkEnd w:id="192"/>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INTERNAL TEAM: Please refrain from making additional updates to this document until we get it back from Super Copy Editors. Thank you.</w:t>
      </w:r>
    </w:p>
  </w:comment>
  <w:comment w:id="4" w:author="Claude" w:date="2026-02-23T01:06:00Z" w:initials="C">
    <w:p w14:paraId="2205BD3A" w14:textId="77777777" w:rsidR="00000000" w:rsidRDefault="00000000">
      <w:r>
        <w:rPr>
          <w:rStyle w:val="CommentReference"/>
        </w:rPr>
        <w:annotationRef/>
      </w:r>
      <w:r>
        <w:t>Verbosity: 'across different designs and implementations' is covered in the body text that follows. Shortening the heading improves readability.</w:t>
      </w:r>
    </w:p>
  </w:comment>
  <w:comment w:id="7" w:author="Claude" w:date="2026-02-23T01:06:00Z" w:initials="C">
    <w:p w14:paraId="69A428D7" w14:textId="77777777" w:rsidR="00000000" w:rsidRDefault="00000000">
      <w:r>
        <w:rPr>
          <w:rStyle w:val="CommentReference"/>
        </w:rPr>
        <w:annotationRef/>
      </w:r>
      <w:r>
        <w:t>Clarity: this heading uses throat-clearing phrasing. Consider tightening, e.g., 'Practical implementation strategies can mitigate risks and facilitate success.'</w:t>
      </w:r>
    </w:p>
  </w:comment>
  <w:comment w:id="9" w:author="Claude" w:date="2026-02-23T01:06:00Z" w:initials="C">
    <w:p w14:paraId="5545EFBC" w14:textId="77777777" w:rsidR="00000000" w:rsidRDefault="00000000">
      <w:r>
        <w:rPr>
          <w:rStyle w:val="CommentReference"/>
        </w:rPr>
        <w:annotationRef/>
      </w:r>
      <w:r>
        <w:t>Verbosity: 'for greater effort' is unnecessary filler.</w:t>
      </w:r>
    </w:p>
  </w:comment>
  <w:comment w:id="12" w:author="Claude" w:date="2026-02-23T01:06:00Z" w:initials="C">
    <w:p w14:paraId="55B1EB5C" w14:textId="77777777" w:rsidR="00000000" w:rsidRDefault="00000000">
      <w:r>
        <w:rPr>
          <w:rStyle w:val="CommentReference"/>
        </w:rPr>
        <w:annotationRef/>
      </w:r>
      <w:r>
        <w:t>Precision: 'is evident' better conveys an ongoing trend rather than a completed action, and avoids the informal register of 'has come.'</w:t>
      </w:r>
    </w:p>
  </w:comment>
  <w:comment w:id="15" w:author="Claude" w:date="2026-02-23T01:06:00Z" w:initials="C">
    <w:p w14:paraId="6F2F85A1" w14:textId="77777777" w:rsidR="00000000" w:rsidRDefault="00000000">
      <w:r>
        <w:rPr>
          <w:rStyle w:val="CommentReference"/>
        </w:rPr>
        <w:annotationRef/>
      </w:r>
      <w:r>
        <w:t>Verbosity: replacing 'that receive' with the participial 'receiving' tightens the clause.</w:t>
      </w:r>
    </w:p>
  </w:comment>
  <w:comment w:id="18" w:author="Claude" w:date="2026-02-23T01:06:00Z" w:initials="C">
    <w:p w14:paraId="665A4C05" w14:textId="77777777" w:rsidR="00000000" w:rsidRDefault="00000000">
      <w:r>
        <w:rPr>
          <w:rStyle w:val="CommentReference"/>
        </w:rPr>
        <w:annotationRef/>
      </w:r>
      <w:r>
        <w:t>Verbosity: 'state policymakers' was used in the prior clause; dropping 'state' here avoids repetition. Adding 'state' before 'appropriations' maintains clarity.</w:t>
      </w:r>
    </w:p>
  </w:comment>
  <w:comment w:id="21" w:author="Claude" w:date="2026-02-23T01:06:00Z" w:initials="C">
    <w:p w14:paraId="178130EA" w14:textId="77777777" w:rsidR="00000000" w:rsidRDefault="00000000">
      <w:r>
        <w:rPr>
          <w:rStyle w:val="CommentReference"/>
        </w:rPr>
        <w:annotationRef/>
      </w:r>
      <w:r>
        <w:t>Formatting: this sidebar is numbered 'Sidebar 1' but the second sidebar is labeled 'Sidebar: Outcomes-Based Funding as a Policy Tool' without a number. Consider numbering consistently (either both numbered or neither).</w:t>
      </w:r>
    </w:p>
  </w:comment>
  <w:comment w:id="22" w:author="Claude" w:date="2026-02-23T01:06:00Z" w:initials="C">
    <w:p w14:paraId="17C87BEA" w14:textId="77777777" w:rsidR="00000000" w:rsidRDefault="00000000">
      <w:r>
        <w:rPr>
          <w:rStyle w:val="CommentReference"/>
        </w:rPr>
        <w:annotationRef/>
      </w:r>
      <w:r>
        <w:t>AP Style: use 'such as' when introducing examples, 'like' for comparisons.</w:t>
      </w:r>
    </w:p>
  </w:comment>
  <w:comment w:id="25" w:author="Claude" w:date="2026-02-23T01:06:00Z" w:initials="C">
    <w:p w14:paraId="5BF75920" w14:textId="77777777" w:rsidR="00000000" w:rsidRDefault="00000000">
      <w:r>
        <w:rPr>
          <w:rStyle w:val="CommentReference"/>
        </w:rPr>
        <w:annotationRef/>
      </w:r>
      <w:r>
        <w:t>Repetition: 'creating' appears in the sentence immediately before ('creating both opportunities'). Varying the verb.</w:t>
      </w:r>
    </w:p>
  </w:comment>
  <w:comment w:id="28" w:author="Claude" w:date="2026-02-23T01:06:00Z" w:initials="C">
    <w:p w14:paraId="1AE6EF45" w14:textId="77777777" w:rsidR="00000000" w:rsidRDefault="00000000">
      <w:r>
        <w:rPr>
          <w:rStyle w:val="CommentReference"/>
        </w:rPr>
        <w:annotationRef/>
      </w:r>
      <w:r>
        <w:t>AP Style: avoid starting a sentence with a conjunction in formal publications. Repositioning 'also' preserves the additive meaning.</w:t>
      </w:r>
    </w:p>
  </w:comment>
  <w:comment w:id="31" w:author="Claude" w:date="2026-02-23T01:06:00Z" w:initials="C">
    <w:p w14:paraId="4FC7B1C5" w14:textId="77777777" w:rsidR="00000000" w:rsidRDefault="00000000">
      <w:r>
        <w:rPr>
          <w:rStyle w:val="CommentReference"/>
        </w:rPr>
        <w:annotationRef/>
      </w:r>
      <w:r>
        <w:t>Clarity: 'existing' is more accessible than 'extant' for the majority of readers.</w:t>
      </w:r>
    </w:p>
  </w:comment>
  <w:comment w:id="34" w:author="Claude" w:date="2026-02-23T01:06:00Z" w:initials="C">
    <w:p w14:paraId="290E6042" w14:textId="77777777" w:rsidR="00000000" w:rsidRDefault="00000000">
      <w:r>
        <w:rPr>
          <w:rStyle w:val="CommentReference"/>
        </w:rPr>
        <w:annotationRef/>
      </w:r>
      <w:r>
        <w:t>Clarity: simplify parenthetical construction. Em-dash set replaced by a cleaner list; 'or' changed to 'and' for the serial comma with Oxford comma.</w:t>
      </w:r>
    </w:p>
  </w:comment>
  <w:comment w:id="37" w:author="Claude" w:date="2026-02-23T01:06:00Z" w:initials="C">
    <w:p w14:paraId="1949E4AB" w14:textId="77777777" w:rsidR="00000000" w:rsidRDefault="00000000">
      <w:r>
        <w:rPr>
          <w:rStyle w:val="CommentReference"/>
        </w:rPr>
        <w:annotationRef/>
      </w:r>
      <w:r>
        <w:t>Repetition: 'goal' appears twice in this paragraph (opening and here); varying to 'aim.'</w:t>
      </w:r>
    </w:p>
  </w:comment>
  <w:comment w:id="42" w:author="Claude" w:date="2026-02-23T01:06:00Z" w:initials="C">
    <w:p w14:paraId="2EE7B832" w14:textId="77777777" w:rsidR="00000000" w:rsidRDefault="00000000">
      <w:r>
        <w:rPr>
          <w:rStyle w:val="CommentReference"/>
        </w:rPr>
        <w:annotationRef/>
      </w:r>
      <w:r>
        <w:t>Clarity: 'any given' better conveys the general principle than 'one,' which could be read as referring to a specific year.</w:t>
      </w:r>
    </w:p>
  </w:comment>
  <w:comment w:id="45" w:author="Claude" w:date="2026-02-23T01:06:00Z" w:initials="C">
    <w:p w14:paraId="115575B5" w14:textId="77777777" w:rsidR="00000000" w:rsidRDefault="00000000">
      <w:r>
        <w:rPr>
          <w:rStyle w:val="CommentReference"/>
        </w:rPr>
        <w:annotationRef/>
      </w:r>
      <w:r>
        <w:t>Precision: 'can be' is more measured than 'are often'; the claim applies variably across states.</w:t>
      </w:r>
    </w:p>
  </w:comment>
  <w:comment w:id="48" w:author="Claude" w:date="2026-02-23T01:06:00Z" w:initials="C">
    <w:p w14:paraId="1FF3924D" w14:textId="77777777" w:rsidR="00000000" w:rsidRDefault="00000000">
      <w:r>
        <w:rPr>
          <w:rStyle w:val="CommentReference"/>
        </w:rPr>
        <w:annotationRef/>
      </w:r>
      <w:r>
        <w:t>Verbosity: 'also' is unnecessary here; the additive meaning is already carried by 'and' in the compound predicate.</w:t>
      </w:r>
    </w:p>
  </w:comment>
  <w:comment w:id="51" w:author="Claude" w:date="2026-02-23T01:06:00Z" w:initials="C">
    <w:p w14:paraId="7156AB95" w14:textId="77777777" w:rsidR="00000000" w:rsidRDefault="00000000">
      <w:r>
        <w:rPr>
          <w:rStyle w:val="CommentReference"/>
        </w:rPr>
        <w:annotationRef/>
      </w:r>
      <w:r>
        <w:t>Grammar: no comma before 'and' in a two-item list joined by 'and.' The serial comma applies only with three or more items.</w:t>
      </w:r>
    </w:p>
  </w:comment>
  <w:comment w:id="54" w:author="Claude" w:date="2026-02-23T01:06:00Z" w:initials="C">
    <w:p w14:paraId="10A74E69" w14:textId="77777777" w:rsidR="00000000" w:rsidRDefault="00000000">
      <w:r>
        <w:rPr>
          <w:rStyle w:val="CommentReference"/>
        </w:rPr>
        <w:annotationRef/>
      </w:r>
      <w:r>
        <w:t>Clarity: adding 'more' improves the contrast between 'simple rate-based calculations' and 'complex models.'</w:t>
      </w:r>
    </w:p>
  </w:comment>
  <w:comment w:id="57" w:author="Claude" w:date="2026-02-23T01:06:00Z" w:initials="C">
    <w:p w14:paraId="67D9887D" w14:textId="77777777" w:rsidR="00000000" w:rsidRDefault="00000000">
      <w:r>
        <w:rPr>
          <w:rStyle w:val="CommentReference"/>
        </w:rPr>
        <w:annotationRef/>
      </w:r>
      <w:r>
        <w:t>Precision: adding 'state' clarifies that this refers to state-level appropriations, consistent with the document's framing.</w:t>
      </w:r>
    </w:p>
  </w:comment>
  <w:comment w:id="60" w:author="Claude" w:date="2026-02-23T01:06:00Z" w:initials="C">
    <w:p w14:paraId="4CADA13A" w14:textId="77777777" w:rsidR="00000000" w:rsidRDefault="00000000">
      <w:r>
        <w:rPr>
          <w:rStyle w:val="CommentReference"/>
        </w:rPr>
        <w:annotationRef/>
      </w:r>
      <w:r>
        <w:t>Precision: 'included' is more precise than 'carried' for describing formula features; added article 'a' before 'funding floor.'</w:t>
      </w:r>
    </w:p>
  </w:comment>
  <w:comment w:id="64" w:author="Claude" w:date="2026-02-23T01:06:00Z" w:initials="C">
    <w:p w14:paraId="7A415E92" w14:textId="77777777" w:rsidR="00000000" w:rsidRDefault="00000000">
      <w:r>
        <w:rPr>
          <w:rStyle w:val="CommentReference"/>
        </w:rPr>
        <w:annotationRef/>
      </w:r>
      <w:r>
        <w:t>Repetition: 'Some' begins the prior paragraph ('Some outcomes-based formulas'). Varying to 'Others' also better signals the transition to additional motivations.</w:t>
      </w:r>
    </w:p>
  </w:comment>
  <w:comment w:id="67" w:author="Claude" w:date="2026-02-23T01:06:00Z" w:initials="C">
    <w:p w14:paraId="6E945E7A" w14:textId="77777777" w:rsidR="00000000" w:rsidRDefault="00000000">
      <w:r>
        <w:rPr>
          <w:rStyle w:val="CommentReference"/>
        </w:rPr>
        <w:annotationRef/>
      </w:r>
      <w:r>
        <w:t>Factual Flag: the endnote (22) cites a blog post about Illinois's perspective on funding adequacy. Confirm 'proposed formula' is accurate — the blog describes existing advocacy goals rather than an adopted formula.</w:t>
      </w:r>
    </w:p>
  </w:comment>
  <w:comment w:id="69" w:author="Claude" w:date="2026-02-23T01:06:00Z" w:initials="C">
    <w:p w14:paraId="7DE60AB0" w14:textId="77777777" w:rsidR="00000000" w:rsidRDefault="00000000">
      <w:r>
        <w:rPr>
          <w:rStyle w:val="CommentReference"/>
        </w:rPr>
        <w:annotationRef/>
      </w:r>
      <w:r>
        <w:t>Clarity: 'There could be' is hedging atop hedging ('potential' already conveys uncertainty). 'There are' is cleaner.</w:t>
      </w:r>
    </w:p>
  </w:comment>
  <w:comment w:id="72" w:author="Claude" w:date="2026-02-23T01:06:00Z" w:initials="C">
    <w:p w14:paraId="70334959" w14:textId="77777777" w:rsidR="00000000" w:rsidRDefault="00000000">
      <w:r>
        <w:rPr>
          <w:rStyle w:val="CommentReference"/>
        </w:rPr>
        <w:annotationRef/>
      </w:r>
      <w:r>
        <w:t>Precision: 'metrics' is more precise and consistent with the document's terminology; 'measures' is used elsewhere to mean something different.</w:t>
      </w:r>
    </w:p>
  </w:comment>
  <w:comment w:id="75" w:author="Claude" w:date="2026-02-23T01:06:00Z" w:initials="C">
    <w:p w14:paraId="51F3DB7E" w14:textId="77777777" w:rsidR="00000000" w:rsidRDefault="00000000">
      <w:r>
        <w:rPr>
          <w:rStyle w:val="CommentReference"/>
        </w:rPr>
        <w:annotationRef/>
      </w:r>
      <w:r>
        <w:t>Clarity: adding 'amount' clarifies that 'funding' here refers to the dollar amount tied to metrics, not funding in general.</w:t>
      </w:r>
    </w:p>
  </w:comment>
  <w:comment w:id="78" w:author="Claude" w:date="2026-02-23T01:07:00Z" w:initials="C">
    <w:p w14:paraId="0CED80F9" w14:textId="77777777" w:rsidR="00C74E81" w:rsidRDefault="00000000">
      <w:r>
        <w:rPr>
          <w:rStyle w:val="CommentReference"/>
        </w:rPr>
        <w:annotationRef/>
      </w:r>
      <w:r>
        <w:rPr>
          <w:color w:val="000000"/>
        </w:rPr>
        <w:t>Precision: replace the idiom 'move the needle' with plain language per Bellwether style.</w:t>
      </w:r>
    </w:p>
  </w:comment>
  <w:comment w:id="81" w:author="Claude" w:date="2026-02-23T01:06:00Z" w:initials="C">
    <w:p w14:paraId="2728E302" w14:textId="77777777" w:rsidR="00000000" w:rsidRDefault="00000000">
      <w:r>
        <w:rPr>
          <w:rStyle w:val="CommentReference"/>
        </w:rPr>
        <w:annotationRef/>
      </w:r>
      <w:r>
        <w:t>Verbosity: 'that affects the evidence pool' is unnecessary; the context already makes clear we are discussing evidence.</w:t>
      </w:r>
    </w:p>
  </w:comment>
  <w:comment w:id="84" w:author="Claude" w:date="2026-02-23T01:06:00Z" w:initials="C">
    <w:p w14:paraId="19A578CC" w14:textId="77777777" w:rsidR="00000000" w:rsidRDefault="00000000">
      <w:r>
        <w:rPr>
          <w:rStyle w:val="CommentReference"/>
        </w:rPr>
        <w:annotationRef/>
      </w:r>
      <w:r>
        <w:t>Verbosity: 'different' is redundant after 'multiple.'</w:t>
      </w:r>
    </w:p>
  </w:comment>
  <w:comment w:id="87" w:author="Claude" w:date="2026-02-23T01:06:00Z" w:initials="C">
    <w:p w14:paraId="30BE0590" w14:textId="77777777" w:rsidR="00000000" w:rsidRDefault="00000000">
      <w:r>
        <w:rPr>
          <w:rStyle w:val="CommentReference"/>
        </w:rPr>
        <w:annotationRef/>
      </w:r>
      <w:r>
        <w:t>Verbosity: 'truly' is unnecessary filler; removing 'the' before 'effectiveness' tightens the phrasing.</w:t>
      </w:r>
    </w:p>
  </w:comment>
  <w:comment w:id="90" w:author="Claude" w:date="2026-02-23T01:06:00Z" w:initials="C">
    <w:p w14:paraId="7DDF53EC" w14:textId="77777777" w:rsidR="00000000" w:rsidRDefault="00000000">
      <w:r>
        <w:rPr>
          <w:rStyle w:val="CommentReference"/>
        </w:rPr>
        <w:annotationRef/>
      </w:r>
      <w:r>
        <w:t>Verbosity: 'However' is unnecessary at the start of a new paragraph that already signals a contrast with 'more optimistic picture.'</w:t>
      </w:r>
    </w:p>
  </w:comment>
  <w:comment w:id="93" w:author="Claude" w:date="2026-02-23T01:06:00Z" w:initials="C">
    <w:p w14:paraId="422DDEE7" w14:textId="77777777" w:rsidR="00000000" w:rsidRDefault="00000000">
      <w:r>
        <w:rPr>
          <w:rStyle w:val="CommentReference"/>
        </w:rPr>
        <w:annotationRef/>
      </w:r>
      <w:r>
        <w:t>Precision: 'suggest' is more appropriate for early, qualitative evidence than 'indicate,' which implies stronger confirmation.</w:t>
      </w:r>
    </w:p>
  </w:comment>
  <w:comment w:id="96" w:author="Claude" w:date="2026-02-23T01:06:00Z" w:initials="C">
    <w:p w14:paraId="5D4D3984" w14:textId="77777777" w:rsidR="00000000" w:rsidRDefault="00000000">
      <w:r>
        <w:rPr>
          <w:rStyle w:val="CommentReference"/>
        </w:rPr>
        <w:annotationRef/>
      </w:r>
      <w:r>
        <w:t>Clarity: adding 'evidence' clarifies the antecedent of 'this.'</w:t>
      </w:r>
    </w:p>
  </w:comment>
  <w:comment w:id="99" w:author="Claude" w:date="2026-02-23T01:06:00Z" w:initials="C">
    <w:p w14:paraId="72ED5C81" w14:textId="77777777" w:rsidR="00000000" w:rsidRDefault="00000000">
      <w:r>
        <w:rPr>
          <w:rStyle w:val="CommentReference"/>
        </w:rPr>
        <w:annotationRef/>
      </w:r>
      <w:r>
        <w:t>Precision: 'institutions' is more consistent with the document's terminology. 'Schools' can imply K-12; the rest of the document uses 'institutions' or 'IHEs.'</w:t>
      </w:r>
    </w:p>
  </w:comment>
  <w:comment w:id="103" w:author="Claude" w:date="2026-02-23T01:06:00Z" w:initials="C">
    <w:p w14:paraId="4EF0A2D6" w14:textId="77777777" w:rsidR="00000000" w:rsidRDefault="00000000">
      <w:r>
        <w:rPr>
          <w:rStyle w:val="CommentReference"/>
        </w:rPr>
        <w:annotationRef/>
      </w:r>
      <w:r>
        <w:t>Clarity: 'and' instead of the second 'or' — reporting and transparency are paired concepts here, not alternatives.</w:t>
      </w:r>
    </w:p>
  </w:comment>
  <w:comment w:id="106" w:author="Claude" w:date="2026-02-23T01:07:00Z" w:initials="C">
    <w:p w14:paraId="6591CA90" w14:textId="77777777" w:rsidR="00C74E81" w:rsidRDefault="00000000">
      <w:r>
        <w:rPr>
          <w:rStyle w:val="CommentReference"/>
        </w:rPr>
        <w:annotationRef/>
      </w:r>
      <w:r>
        <w:rPr>
          <w:color w:val="000000"/>
        </w:rPr>
        <w:t>Precision: 'Directing' is more accurate than 'Regulating' in this context; outcomes-based funding is a funding allocation mechanism, not a regulatory one.</w:t>
      </w:r>
    </w:p>
  </w:comment>
  <w:comment w:id="109" w:author="Claude" w:date="2026-02-23T01:06:00Z" w:initials="C">
    <w:p w14:paraId="48AC7309" w14:textId="77777777" w:rsidR="00000000" w:rsidRDefault="00000000">
      <w:r>
        <w:rPr>
          <w:rStyle w:val="CommentReference"/>
        </w:rPr>
        <w:annotationRef/>
      </w:r>
      <w:r>
        <w:t>Clarity: 'diverse' is more descriptive than 'complex' for describing a group of people; minor reordering for readability.</w:t>
      </w:r>
    </w:p>
  </w:comment>
  <w:comment w:id="112" w:author="Claude" w:date="2026-02-23T01:06:00Z" w:initials="C">
    <w:p w14:paraId="568A248F" w14:textId="77777777" w:rsidR="00000000" w:rsidRDefault="00000000">
      <w:r>
        <w:rPr>
          <w:rStyle w:val="CommentReference"/>
        </w:rPr>
        <w:annotationRef/>
      </w:r>
      <w:r>
        <w:t>Precision: 'framed' is more precise than 'discussed' — the sentence is about how OBF is positioned rhetorically, not about general discussion.</w:t>
      </w:r>
    </w:p>
  </w:comment>
  <w:comment w:id="115" w:author="Claude" w:date="2026-02-23T01:06:00Z" w:initials="C">
    <w:p w14:paraId="245BBFF5" w14:textId="77777777" w:rsidR="00000000" w:rsidRDefault="00000000">
      <w:r>
        <w:rPr>
          <w:rStyle w:val="CommentReference"/>
        </w:rPr>
        <w:annotationRef/>
      </w:r>
      <w:r>
        <w:t>Repetition: 'especially' appears later in this same section ('especially economic development'). Varying to 'particularly.'</w:t>
      </w:r>
    </w:p>
  </w:comment>
  <w:comment w:id="118" w:author="Claude" w:date="2026-02-23T01:06:00Z" w:initials="C">
    <w:p w14:paraId="3694CBF4" w14:textId="77777777" w:rsidR="00000000" w:rsidRDefault="00000000">
      <w:r>
        <w:rPr>
          <w:rStyle w:val="CommentReference"/>
        </w:rPr>
        <w:annotationRef/>
      </w:r>
      <w:r>
        <w:t>Verbosity: 'thus' is unnecessary; the causal link is clear from context.</w:t>
      </w:r>
    </w:p>
  </w:comment>
  <w:comment w:id="122" w:author="Claude" w:date="2026-02-23T01:06:00Z" w:initials="C">
    <w:p w14:paraId="529E4EE3" w14:textId="77777777" w:rsidR="00000000" w:rsidRDefault="00000000">
      <w:r>
        <w:rPr>
          <w:rStyle w:val="CommentReference"/>
        </w:rPr>
        <w:annotationRef/>
      </w:r>
      <w:r>
        <w:t>Verbosity: unnecessary 'to.'</w:t>
      </w:r>
    </w:p>
  </w:comment>
  <w:comment w:id="126" w:author="Claude" w:date="2026-02-23T01:06:00Z" w:initials="C">
    <w:p w14:paraId="29412324" w14:textId="77777777" w:rsidR="00000000" w:rsidRDefault="00000000">
      <w:r>
        <w:rPr>
          <w:rStyle w:val="CommentReference"/>
        </w:rPr>
        <w:annotationRef/>
      </w:r>
      <w:r>
        <w:t>Repetition: 'may' appears in the prior sentence; varying to 'could.' Precision: replacing the idiom 'move the needle' with plain language per Bellwether style.</w:t>
      </w:r>
    </w:p>
  </w:comment>
  <w:comment w:id="129" w:author="Claude" w:date="2026-02-23T01:06:00Z" w:initials="C">
    <w:p w14:paraId="4881E197" w14:textId="77777777" w:rsidR="00000000" w:rsidRDefault="00000000">
      <w:r>
        <w:rPr>
          <w:rStyle w:val="CommentReference"/>
        </w:rPr>
        <w:annotationRef/>
      </w:r>
      <w:r>
        <w:t>Grammar: 'to measure successfully achieving' is awkward; 'to measure success in achieving' is cleaner.</w:t>
      </w:r>
    </w:p>
  </w:comment>
  <w:comment w:id="132" w:author="Claude" w:date="2026-02-23T01:06:00Z" w:initials="C">
    <w:p w14:paraId="7FC80C64" w14:textId="77777777" w:rsidR="00000000" w:rsidRDefault="00000000">
      <w:r>
        <w:rPr>
          <w:rStyle w:val="CommentReference"/>
        </w:rPr>
        <w:annotationRef/>
      </w:r>
      <w:r>
        <w:t>Inclusive Language: consider whether 'low-income youth' qualifies as deficit-based framing. The document uses 'low-income' as a descriptor throughout; if this is the official metric name, it may be appropriate to keep as-is.</w:t>
      </w:r>
    </w:p>
  </w:comment>
  <w:comment w:id="133" w:author="Claude" w:date="2026-02-23T01:07:00Z" w:initials="C">
    <w:p w14:paraId="0D1C665E" w14:textId="77777777" w:rsidR="00C74E81" w:rsidRDefault="00000000">
      <w:r>
        <w:rPr>
          <w:rStyle w:val="CommentReference"/>
        </w:rPr>
        <w:annotationRef/>
      </w:r>
      <w:r>
        <w:rPr>
          <w:color w:val="000000"/>
        </w:rPr>
        <w:t>Verbosity: 'more' is unnecessary; 'holistic' already conveys the meaning.</w:t>
      </w:r>
    </w:p>
  </w:comment>
  <w:comment w:id="136" w:author="Claude" w:date="2026-02-23T01:06:00Z" w:initials="C">
    <w:p w14:paraId="39557FE1" w14:textId="77777777" w:rsidR="00000000" w:rsidRDefault="00000000">
      <w:r>
        <w:rPr>
          <w:rStyle w:val="CommentReference"/>
        </w:rPr>
        <w:annotationRef/>
      </w:r>
      <w:r>
        <w:t>Verbosity: 'that must be included' is wordy; 'needed' is more concise.</w:t>
      </w:r>
    </w:p>
  </w:comment>
  <w:comment w:id="139" w:author="Claude" w:date="2026-02-23T01:06:00Z" w:initials="C">
    <w:p w14:paraId="15CC9D36" w14:textId="77777777" w:rsidR="00000000" w:rsidRDefault="00000000">
      <w:r>
        <w:rPr>
          <w:rStyle w:val="CommentReference"/>
        </w:rPr>
        <w:annotationRef/>
      </w:r>
      <w:r>
        <w:t>Grammar: repositioning 'thus' for more natural sentence flow.</w:t>
      </w:r>
    </w:p>
  </w:comment>
  <w:comment w:id="142" w:author="Claude" w:date="2026-02-23T01:06:00Z" w:initials="C">
    <w:p w14:paraId="5444C713" w14:textId="77777777" w:rsidR="00000000" w:rsidRDefault="00000000">
      <w:r>
        <w:rPr>
          <w:rStyle w:val="CommentReference"/>
        </w:rPr>
        <w:annotationRef/>
      </w:r>
      <w:r>
        <w:t>Precision: 'portion' for a share of a whole; 'amount' refers to a total quantity.</w:t>
      </w:r>
    </w:p>
  </w:comment>
  <w:comment w:id="145" w:author="Claude" w:date="2026-02-23T01:06:00Z" w:initials="C">
    <w:p w14:paraId="2C93E368" w14:textId="77777777" w:rsidR="00000000" w:rsidRDefault="00000000">
      <w:r>
        <w:rPr>
          <w:rStyle w:val="CommentReference"/>
        </w:rPr>
        <w:annotationRef/>
      </w:r>
      <w:r>
        <w:t>AP Style: use 'such as' for examples, 'like' for comparisons. Nonrestrictive clause set off by a comma.</w:t>
      </w:r>
    </w:p>
  </w:comment>
  <w:comment w:id="148" w:author="Claude" w:date="2026-02-23T01:06:00Z" w:initials="C">
    <w:p w14:paraId="64F2EB5A" w14:textId="77777777" w:rsidR="00000000" w:rsidRDefault="00000000">
      <w:r>
        <w:rPr>
          <w:rStyle w:val="CommentReference"/>
        </w:rPr>
        <w:annotationRef/>
      </w:r>
      <w:r>
        <w:t>Bellwether Style: avoid contractions in publications.</w:t>
      </w:r>
    </w:p>
  </w:comment>
  <w:comment w:id="151" w:author="Claude" w:date="2026-02-23T01:06:00Z" w:initials="C">
    <w:p w14:paraId="11A4ED4A" w14:textId="77777777" w:rsidR="00000000" w:rsidRDefault="00000000">
      <w:r>
        <w:rPr>
          <w:rStyle w:val="CommentReference"/>
        </w:rPr>
        <w:annotationRef/>
      </w:r>
      <w:r>
        <w:t>Bellwether Style: avoid contractions in publications.</w:t>
      </w:r>
    </w:p>
  </w:comment>
  <w:comment w:id="155" w:author="Claude" w:date="2026-02-23T01:06:00Z" w:initials="C">
    <w:p w14:paraId="6D725DF2" w14:textId="77777777" w:rsidR="00000000" w:rsidRDefault="00000000">
      <w:r>
        <w:rPr>
          <w:rStyle w:val="CommentReference"/>
        </w:rPr>
        <w:annotationRef/>
      </w:r>
      <w:r>
        <w:t>Precision: 'carry a premium' is more precise; 'those of' clarifies the comparison is between credentials, not students. Repetition: 'might' appears earlier in this paragraph; varying to 'could.'</w:t>
      </w:r>
    </w:p>
  </w:comment>
  <w:comment w:id="159" w:author="Claude" w:date="2026-02-23T01:06:00Z" w:initials="C">
    <w:p w14:paraId="125C6820" w14:textId="77777777" w:rsidR="00000000" w:rsidRDefault="00000000">
      <w:r>
        <w:rPr>
          <w:rStyle w:val="CommentReference"/>
        </w:rPr>
        <w:annotationRef/>
      </w:r>
      <w:r>
        <w:t>Precision: 'redirect' is more precise than 'take' in a funding-formula context where money is reallocated, not removed.</w:t>
      </w:r>
    </w:p>
  </w:comment>
  <w:comment w:id="162" w:author="Claude" w:date="2026-02-23T01:06:00Z" w:initials="C">
    <w:p w14:paraId="4F02F8E4" w14:textId="77777777" w:rsidR="00000000" w:rsidRDefault="00000000">
      <w:r>
        <w:rPr>
          <w:rStyle w:val="CommentReference"/>
        </w:rPr>
        <w:annotationRef/>
      </w:r>
      <w:r>
        <w:t>Precision: 'underperform' is more precise than 'perform poorly' in a policy context discussing performance metrics.</w:t>
      </w:r>
    </w:p>
  </w:comment>
  <w:comment w:id="165" w:author="Claude" w:date="2026-02-23T01:06:00Z" w:initials="C">
    <w:p w14:paraId="7B87A458" w14:textId="77777777" w:rsidR="00000000" w:rsidRDefault="00000000">
      <w:r>
        <w:rPr>
          <w:rStyle w:val="CommentReference"/>
        </w:rPr>
        <w:annotationRef/>
      </w:r>
      <w:r>
        <w:t>Grammar: 'improve' should mirror 'exacerbate' in form to ensure parallelism.</w:t>
      </w:r>
    </w:p>
  </w:comment>
  <w:comment w:id="168" w:author="Claude" w:date="2026-02-23T01:06:00Z" w:initials="C">
    <w:p w14:paraId="303C71F2" w14:textId="77777777" w:rsidR="00000000" w:rsidRDefault="00000000">
      <w:r>
        <w:rPr>
          <w:rStyle w:val="CommentReference"/>
        </w:rPr>
        <w:annotationRef/>
      </w:r>
      <w:r>
        <w:t>Precision: 'during' is more precise than 'through' for a phase of the design process; 'provide' is slightly more formal than 'give.'</w:t>
      </w:r>
    </w:p>
  </w:comment>
  <w:comment w:id="171" w:author="Claude" w:date="2026-02-23T01:06:00Z" w:initials="C">
    <w:p w14:paraId="42C79A98" w14:textId="77777777" w:rsidR="00000000" w:rsidRDefault="00000000">
      <w:r>
        <w:rPr>
          <w:rStyle w:val="CommentReference"/>
        </w:rPr>
        <w:annotationRef/>
      </w:r>
      <w:r>
        <w:t>Precision: 'trends' is more precise than 'change' when referring to patterns in data over time.</w:t>
      </w:r>
    </w:p>
  </w:comment>
  <w:comment w:id="175" w:author="Claude" w:date="2026-02-23T01:06:00Z" w:initials="C">
    <w:p w14:paraId="5A2D46C4" w14:textId="77777777" w:rsidR="00000000" w:rsidRDefault="00000000">
      <w:r>
        <w:rPr>
          <w:rStyle w:val="CommentReference"/>
        </w:rPr>
        <w:annotationRef/>
      </w:r>
      <w:r>
        <w:t>Repetition: 'States must' appears twice in this paragraph. Varying to 'Policymakers' also narrows the actor.</w:t>
      </w:r>
    </w:p>
  </w:comment>
  <w:comment w:id="178" w:author="Claude" w:date="2026-02-23T01:06:00Z" w:initials="C">
    <w:p w14:paraId="737F5333" w14:textId="77777777" w:rsidR="00000000" w:rsidRDefault="00000000">
      <w:r>
        <w:rPr>
          <w:rStyle w:val="CommentReference"/>
        </w:rPr>
        <w:annotationRef/>
      </w:r>
      <w:r>
        <w:t>AP Style: avoid starting a sentence with a conjunction in formal publications.</w:t>
      </w:r>
    </w:p>
  </w:comment>
  <w:comment w:id="182" w:author="Claude" w:date="2026-02-23T01:06:00Z" w:initials="C">
    <w:p w14:paraId="5675468B" w14:textId="77777777" w:rsidR="00000000" w:rsidRDefault="00000000">
      <w:r>
        <w:rPr>
          <w:rStyle w:val="CommentReference"/>
        </w:rPr>
        <w:annotationRef/>
      </w:r>
      <w:r>
        <w:t>Repetition: 'demonstrating' echoes 'demonstrate their value' used earlier. 'Underscoring' also better fits the evidentiary context.</w:t>
      </w:r>
    </w:p>
  </w:comment>
  <w:comment w:id="185" w:author="Claude" w:date="2026-02-23T01:06:00Z" w:initials="C">
    <w:p w14:paraId="4563E18F" w14:textId="77777777" w:rsidR="00000000" w:rsidRDefault="00000000">
      <w:r>
        <w:rPr>
          <w:rStyle w:val="CommentReference"/>
        </w:rPr>
        <w:annotationRef/>
      </w:r>
      <w:r>
        <w:t>Spelling: AP Style prefers the single-t spelling 'benefiting.'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Ex w15:paraId="2205BD3A" w15:done="0"/>
  <w15:commentEx w15:paraId="69A428D7" w15:done="0"/>
  <w15:commentEx w15:paraId="5545EFBC" w15:done="0"/>
  <w15:commentEx w15:paraId="55B1EB5C" w15:done="0"/>
  <w15:commentEx w15:paraId="6F2F85A1" w15:done="0"/>
  <w15:commentEx w15:paraId="665A4C05" w15:done="0"/>
  <w15:commentEx w15:paraId="178130EA" w15:done="0"/>
  <w15:commentEx w15:paraId="17C87BEA" w15:done="0"/>
  <w15:commentEx w15:paraId="5BF75920" w15:done="0"/>
  <w15:commentEx w15:paraId="1AE6EF45" w15:done="0"/>
  <w15:commentEx w15:paraId="4FC7B1C5" w15:done="0"/>
  <w15:commentEx w15:paraId="290E6042" w15:done="0"/>
  <w15:commentEx w15:paraId="1949E4AB" w15:done="0"/>
  <w15:commentEx w15:paraId="2EE7B832" w15:done="0"/>
  <w15:commentEx w15:paraId="115575B5" w15:done="0"/>
  <w15:commentEx w15:paraId="1FF3924D" w15:done="0"/>
  <w15:commentEx w15:paraId="7156AB95" w15:done="0"/>
  <w15:commentEx w15:paraId="10A74E69" w15:done="0"/>
  <w15:commentEx w15:paraId="67D9887D" w15:done="0"/>
  <w15:commentEx w15:paraId="4CADA13A" w15:done="0"/>
  <w15:commentEx w15:paraId="7A415E92" w15:done="0"/>
  <w15:commentEx w15:paraId="6E945E7A" w15:done="0"/>
  <w15:commentEx w15:paraId="7DE60AB0" w15:done="0"/>
  <w15:commentEx w15:paraId="70334959" w15:done="0"/>
  <w15:commentEx w15:paraId="51F3DB7E" w15:done="0"/>
  <w15:commentEx w15:paraId="0CED80F9" w15:done="0"/>
  <w15:commentEx w15:paraId="2728E302" w15:done="0"/>
  <w15:commentEx w15:paraId="19A578CC" w15:done="0"/>
  <w15:commentEx w15:paraId="30BE0590" w15:done="0"/>
  <w15:commentEx w15:paraId="7DDF53EC" w15:done="0"/>
  <w15:commentEx w15:paraId="422DDEE7" w15:done="0"/>
  <w15:commentEx w15:paraId="5D4D3984" w15:done="0"/>
  <w15:commentEx w15:paraId="72ED5C81" w15:done="0"/>
  <w15:commentEx w15:paraId="4EF0A2D6" w15:done="0"/>
  <w15:commentEx w15:paraId="6591CA90" w15:done="0"/>
  <w15:commentEx w15:paraId="48AC7309" w15:done="0"/>
  <w15:commentEx w15:paraId="568A248F" w15:done="0"/>
  <w15:commentEx w15:paraId="245BBFF5" w15:done="0"/>
  <w15:commentEx w15:paraId="3694CBF4" w15:done="0"/>
  <w15:commentEx w15:paraId="529E4EE3" w15:done="0"/>
  <w15:commentEx w15:paraId="29412324" w15:done="0"/>
  <w15:commentEx w15:paraId="4881E197" w15:done="0"/>
  <w15:commentEx w15:paraId="7FC80C64" w15:done="0"/>
  <w15:commentEx w15:paraId="0D1C665E" w15:done="0"/>
  <w15:commentEx w15:paraId="39557FE1" w15:done="0"/>
  <w15:commentEx w15:paraId="15CC9D36" w15:done="0"/>
  <w15:commentEx w15:paraId="5444C713" w15:done="0"/>
  <w15:commentEx w15:paraId="2C93E368" w15:done="0"/>
  <w15:commentEx w15:paraId="64F2EB5A" w15:done="0"/>
  <w15:commentEx w15:paraId="11A4ED4A" w15:done="0"/>
  <w15:commentEx w15:paraId="6D725DF2" w15:done="0"/>
  <w15:commentEx w15:paraId="125C6820" w15:done="0"/>
  <w15:commentEx w15:paraId="4F02F8E4" w15:done="0"/>
  <w15:commentEx w15:paraId="7B87A458" w15:done="0"/>
  <w15:commentEx w15:paraId="303C71F2" w15:done="0"/>
  <w15:commentEx w15:paraId="42C79A98" w15:done="0"/>
  <w15:commentEx w15:paraId="5A2D46C4" w15:done="0"/>
  <w15:commentEx w15:paraId="737F5333" w15:done="0"/>
  <w15:commentEx w15:paraId="5675468B" w15:done="0"/>
  <w15:commentEx w15:paraId="4563E1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Id w16cid:paraId="2205BD3A" w16cid:durableId="2205BD3A"/>
  <w16cid:commentId w16cid:paraId="69A428D7" w16cid:durableId="69A428D7"/>
  <w16cid:commentId w16cid:paraId="5545EFBC" w16cid:durableId="5545EFBC"/>
  <w16cid:commentId w16cid:paraId="55B1EB5C" w16cid:durableId="55B1EB5C"/>
  <w16cid:commentId w16cid:paraId="6F2F85A1" w16cid:durableId="6F2F85A1"/>
  <w16cid:commentId w16cid:paraId="665A4C05" w16cid:durableId="665A4C05"/>
  <w16cid:commentId w16cid:paraId="178130EA" w16cid:durableId="178130EA"/>
  <w16cid:commentId w16cid:paraId="17C87BEA" w16cid:durableId="17C87BEA"/>
  <w16cid:commentId w16cid:paraId="5BF75920" w16cid:durableId="5BF75920"/>
  <w16cid:commentId w16cid:paraId="1AE6EF45" w16cid:durableId="1AE6EF45"/>
  <w16cid:commentId w16cid:paraId="4FC7B1C5" w16cid:durableId="4FC7B1C5"/>
  <w16cid:commentId w16cid:paraId="290E6042" w16cid:durableId="290E6042"/>
  <w16cid:commentId w16cid:paraId="1949E4AB" w16cid:durableId="1949E4AB"/>
  <w16cid:commentId w16cid:paraId="2EE7B832" w16cid:durableId="2EE7B832"/>
  <w16cid:commentId w16cid:paraId="115575B5" w16cid:durableId="115575B5"/>
  <w16cid:commentId w16cid:paraId="1FF3924D" w16cid:durableId="1FF3924D"/>
  <w16cid:commentId w16cid:paraId="7156AB95" w16cid:durableId="7156AB95"/>
  <w16cid:commentId w16cid:paraId="10A74E69" w16cid:durableId="10A74E69"/>
  <w16cid:commentId w16cid:paraId="67D9887D" w16cid:durableId="67D9887D"/>
  <w16cid:commentId w16cid:paraId="4CADA13A" w16cid:durableId="4CADA13A"/>
  <w16cid:commentId w16cid:paraId="7A415E92" w16cid:durableId="7A415E92"/>
  <w16cid:commentId w16cid:paraId="6E945E7A" w16cid:durableId="6E945E7A"/>
  <w16cid:commentId w16cid:paraId="7DE60AB0" w16cid:durableId="7DE60AB0"/>
  <w16cid:commentId w16cid:paraId="70334959" w16cid:durableId="70334959"/>
  <w16cid:commentId w16cid:paraId="51F3DB7E" w16cid:durableId="51F3DB7E"/>
  <w16cid:commentId w16cid:paraId="0CED80F9" w16cid:durableId="7D4321DB"/>
  <w16cid:commentId w16cid:paraId="2728E302" w16cid:durableId="2728E302"/>
  <w16cid:commentId w16cid:paraId="19A578CC" w16cid:durableId="19A578CC"/>
  <w16cid:commentId w16cid:paraId="30BE0590" w16cid:durableId="30BE0590"/>
  <w16cid:commentId w16cid:paraId="7DDF53EC" w16cid:durableId="7DDF53EC"/>
  <w16cid:commentId w16cid:paraId="422DDEE7" w16cid:durableId="422DDEE7"/>
  <w16cid:commentId w16cid:paraId="5D4D3984" w16cid:durableId="5D4D3984"/>
  <w16cid:commentId w16cid:paraId="72ED5C81" w16cid:durableId="72ED5C81"/>
  <w16cid:commentId w16cid:paraId="4EF0A2D6" w16cid:durableId="4EF0A2D6"/>
  <w16cid:commentId w16cid:paraId="6591CA90" w16cid:durableId="201C87CF"/>
  <w16cid:commentId w16cid:paraId="48AC7309" w16cid:durableId="48AC7309"/>
  <w16cid:commentId w16cid:paraId="568A248F" w16cid:durableId="568A248F"/>
  <w16cid:commentId w16cid:paraId="245BBFF5" w16cid:durableId="245BBFF5"/>
  <w16cid:commentId w16cid:paraId="3694CBF4" w16cid:durableId="3694CBF4"/>
  <w16cid:commentId w16cid:paraId="529E4EE3" w16cid:durableId="529E4EE3"/>
  <w16cid:commentId w16cid:paraId="29412324" w16cid:durableId="29412324"/>
  <w16cid:commentId w16cid:paraId="4881E197" w16cid:durableId="4881E197"/>
  <w16cid:commentId w16cid:paraId="7FC80C64" w16cid:durableId="7FC80C64"/>
  <w16cid:commentId w16cid:paraId="0D1C665E" w16cid:durableId="3DCCDA08"/>
  <w16cid:commentId w16cid:paraId="39557FE1" w16cid:durableId="39557FE1"/>
  <w16cid:commentId w16cid:paraId="15CC9D36" w16cid:durableId="15CC9D36"/>
  <w16cid:commentId w16cid:paraId="5444C713" w16cid:durableId="5444C713"/>
  <w16cid:commentId w16cid:paraId="2C93E368" w16cid:durableId="2C93E368"/>
  <w16cid:commentId w16cid:paraId="64F2EB5A" w16cid:durableId="64F2EB5A"/>
  <w16cid:commentId w16cid:paraId="11A4ED4A" w16cid:durableId="11A4ED4A"/>
  <w16cid:commentId w16cid:paraId="6D725DF2" w16cid:durableId="6D725DF2"/>
  <w16cid:commentId w16cid:paraId="125C6820" w16cid:durableId="125C6820"/>
  <w16cid:commentId w16cid:paraId="4F02F8E4" w16cid:durableId="4F02F8E4"/>
  <w16cid:commentId w16cid:paraId="7B87A458" w16cid:durableId="7B87A458"/>
  <w16cid:commentId w16cid:paraId="303C71F2" w16cid:durableId="303C71F2"/>
  <w16cid:commentId w16cid:paraId="42C79A98" w16cid:durableId="42C79A98"/>
  <w16cid:commentId w16cid:paraId="5A2D46C4" w16cid:durableId="5A2D46C4"/>
  <w16cid:commentId w16cid:paraId="737F5333" w16cid:durableId="737F5333"/>
  <w16cid:commentId w16cid:paraId="5675468B" w16cid:durableId="5675468B"/>
  <w16cid:commentId w16cid:paraId="4563E18F" w16cid:durableId="4563E1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130C9" w14:textId="77777777" w:rsidR="00532811" w:rsidRDefault="00532811">
      <w:pPr>
        <w:spacing w:line="240" w:lineRule="auto"/>
      </w:pPr>
      <w:r>
        <w:separator/>
      </w:r>
    </w:p>
  </w:endnote>
  <w:endnote w:type="continuationSeparator" w:id="0">
    <w:p w14:paraId="153AFB3D" w14:textId="77777777" w:rsidR="00532811" w:rsidRDefault="005328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D5BE1DB0-00BE-9F4D-8676-FDE8909F8B45}"/>
  </w:font>
  <w:font w:name="Avenir">
    <w:panose1 w:val="02000503020000020003"/>
    <w:charset w:val="00"/>
    <w:family w:val="auto"/>
    <w:pitch w:val="variable"/>
    <w:sig w:usb0="800000AF" w:usb1="5000204A" w:usb2="00000000" w:usb3="00000000" w:csb0="0000009B" w:csb1="00000000"/>
    <w:embedRegular r:id="rId3" w:fontKey="{DBAAB87B-242E-FB4F-90F9-CC2DD8F1C593}"/>
    <w:embedBold r:id="rId4" w:fontKey="{91ECD1A3-B51F-3746-A681-E9B9DEF7C6BA}"/>
    <w:embedItalic r:id="rId5" w:fontKey="{AE3FD0EF-7E81-0646-9AB7-051739A56004}"/>
  </w:font>
  <w:font w:name="Times New Roman">
    <w:panose1 w:val="02020603050405020304"/>
    <w:charset w:val="00"/>
    <w:family w:val="roman"/>
    <w:pitch w:val="variable"/>
    <w:sig w:usb0="E0002EFF" w:usb1="C000785B" w:usb2="00000009" w:usb3="00000000" w:csb0="000001FF" w:csb1="00000000"/>
    <w:embedRegular r:id="rId6" w:fontKey="{A24F000F-0454-1743-AA9E-A02EFBDC1FEA}"/>
  </w:font>
  <w:font w:name="Garamond">
    <w:panose1 w:val="02020404030301010803"/>
    <w:charset w:val="00"/>
    <w:family w:val="roman"/>
    <w:pitch w:val="variable"/>
    <w:sig w:usb0="00000287" w:usb1="00000002" w:usb2="00000000" w:usb3="00000000" w:csb0="0000009F" w:csb1="00000000"/>
    <w:embedRegular r:id="rId7" w:fontKey="{2F691D65-74AF-6442-B624-78C44544389D}"/>
    <w:embedBold r:id="rId8" w:fontKey="{F3F43F9D-AFC4-AD48-8E5E-86F8D005153A}"/>
  </w:font>
  <w:font w:name="Arial">
    <w:panose1 w:val="020B0604020202020204"/>
    <w:charset w:val="00"/>
    <w:family w:val="swiss"/>
    <w:pitch w:val="variable"/>
    <w:sig w:usb0="E0002AFF" w:usb1="C0007843" w:usb2="00000009" w:usb3="00000000" w:csb0="000001FF" w:csb1="00000000"/>
    <w:embedRegular r:id="rId9" w:fontKey="{24C61710-AD21-ED4A-AAA6-6A5A57E42146}"/>
  </w:font>
  <w:font w:name="Cambria">
    <w:panose1 w:val="02040503050406030204"/>
    <w:charset w:val="00"/>
    <w:family w:val="roman"/>
    <w:pitch w:val="variable"/>
    <w:sig w:usb0="E00002FF" w:usb1="400004FF" w:usb2="00000000" w:usb3="00000000" w:csb0="0000019F" w:csb1="00000000"/>
    <w:embedRegular r:id="rId10" w:fontKey="{46AE5573-3701-094B-94BF-D95773C199C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1" w:fontKey="{0A6645D1-CB2D-A54F-B08F-A6F9B17383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CD8FC" w14:textId="77777777" w:rsidR="00532811" w:rsidRDefault="00532811">
      <w:pPr>
        <w:spacing w:line="240" w:lineRule="auto"/>
      </w:pPr>
      <w:r>
        <w:separator/>
      </w:r>
    </w:p>
  </w:footnote>
  <w:footnote w:type="continuationSeparator" w:id="0">
    <w:p w14:paraId="48CCFCFF" w14:textId="77777777" w:rsidR="00532811" w:rsidRDefault="00532811">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sidR="00621651">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sidR="00621651">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sidR="00621651">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sidR="00621651">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sidR="00621651">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sidR="00621651">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sidR="00621651">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sidR="00621651">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sidR="00621651">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sidR="00621651">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sidR="00621651">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sidR="00621651">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sidR="00621651">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sidR="00621651">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sidR="00621651">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sidR="00621651">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sidR="00621651">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sidR="00621651">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sidR="00621651">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sidR="00621651">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sidR="00621651">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sidR="00621651">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sidR="00621651">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sidR="00621651">
          <w:rPr>
            <w:color w:val="6D1E49"/>
            <w:u w:val="single"/>
          </w:rPr>
          <w:t>https://cpe.ky.gov/ourwork/performancefunding.html</w:t>
        </w:r>
      </w:hyperlink>
      <w:r>
        <w:rPr>
          <w:color w:val="000000"/>
        </w:rPr>
        <w:t xml:space="preserve">; “OBF Primer,” Tennessee Comptroller of the Treasury, 2020, </w:t>
      </w:r>
      <w:hyperlink r:id="rId25">
        <w:r w:rsidR="00621651">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sidR="00621651">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sidR="00621651">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sidR="00621651">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sidR="00621651">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sidR="00621651">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sidR="00621651">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sidR="00621651">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sidR="00621651">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sidR="00621651">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sidR="00621651">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sidR="00621651">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sidR="00621651">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sidR="00621651">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sidR="00621651">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sidR="00621651">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sidR="00621651">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Will Caroll, "Investing in Value: Return on Investment and Workforce Success in State Postsecondary Funding." HCM Strategists. 2025. </w:t>
      </w:r>
      <w:hyperlink r:id="rId42">
        <w:r w:rsidR="00621651">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sidR="00621651">
          <w:rPr>
            <w:color w:val="6D1E49"/>
            <w:u w:val="single"/>
          </w:rPr>
          <w:t>https://bellwether.org/wp-content/uploads/2023/04/DollarsAndSense_BetaByBellwether_April2023_Final.pdf</w:t>
        </w:r>
      </w:hyperlink>
      <w:r>
        <w:rPr>
          <w:color w:val="000000"/>
        </w:rPr>
        <w:t xml:space="preserve">; Postsecondary Value Commission, 2021, </w:t>
      </w:r>
      <w:hyperlink r:id="rId44">
        <w:r w:rsidR="00621651">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sidR="00621651">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sidR="00621651">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sidR="00621651">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sidR="00621651">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sidR="00621651">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sidR="00621651">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sidR="00621651">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sidR="00621651">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sidR="00621651">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sidR="00621651">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sidR="00621651">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sidR="00621651">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sidR="00621651">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sidR="00621651">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sidR="00621651">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sidR="00621651">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sidR="00621651">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sidR="00621651">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sidR="00621651">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sidR="00621651">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sidR="00621651">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sidR="00621651">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sidR="00621651">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sidR="00621651">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sidR="00621651">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sidR="00621651">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sidR="00621651">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in HEI),” Ohio Department of Education, July 2024, </w:t>
      </w:r>
      <w:hyperlink r:id="rId72">
        <w:r w:rsidR="00621651">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sidR="00621651">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sidR="00621651">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sidR="00621651">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sidR="00621651">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sidR="00621651">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sidR="00621651">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sidR="00621651">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sidR="00621651">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sidR="00621651">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sidR="00621651">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621651">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rson w15:author="Claude">
    <w15:presenceInfo w15:providerId="None" w15:userId="claude-copy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4C00C6"/>
    <w:rsid w:val="00532811"/>
    <w:rsid w:val="00621651"/>
    <w:rsid w:val="00840391"/>
    <w:rsid w:val="00C353BC"/>
    <w:rsid w:val="00C531D1"/>
    <w:rsid w:val="00C74E81"/>
    <w:rsid w:val="00DA681C"/>
    <w:rsid w:val="00FD4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6864</Words>
  <Characters>39127</Characters>
  <Application>Microsoft Office Word</Application>
  <DocSecurity>0</DocSecurity>
  <Lines>326</Lines>
  <Paragraphs>91</Paragraphs>
  <ScaleCrop>false</ScaleCrop>
  <Company/>
  <LinksUpToDate>false</LinksUpToDate>
  <CharactersWithSpaces>45900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2026-02-23T01:15:00Z</dcterms:created>
  <dcterms:modified xsi:type="dcterms:W3CDTF">2026-02-23T01:15:00Z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