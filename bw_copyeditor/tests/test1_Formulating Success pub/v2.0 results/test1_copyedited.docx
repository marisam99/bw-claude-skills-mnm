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0ED6E9" w14:textId="77777777" w:rsidR="00621651" w:rsidRDefault="00000000">
      <w:bookmarkStart w:id="0" w:name="itnc2qfaqwqf" w:colFirst="0" w:colLast="0"/>
      <w:bookmarkStart w:id="1" w:name="_sio3uaufmqr5" w:colFirst="0" w:colLast="0"/>
      <w:bookmarkEnd w:id="0"/>
      <w:bookmarkEnd w:id="1"/>
      <w:r>
        <w:rPr>
          <w:noProof/>
        </w:rPr>
        <w:drawing>
          <wp:anchor distT="0" distB="0" distL="114300" distR="114300" simplePos="0" relativeHeight="251658240" behindDoc="0" locked="0" layoutInCell="1" hidden="0" allowOverlap="1" wp14:anchorId="2ACB3B15" wp14:editId="51A66B52">
            <wp:simplePos x="0" y="0"/>
            <wp:positionH relativeFrom="column">
              <wp:posOffset>1</wp:posOffset>
            </wp:positionH>
            <wp:positionV relativeFrom="paragraph">
              <wp:posOffset>0</wp:posOffset>
            </wp:positionV>
            <wp:extent cx="2745170" cy="582804"/>
            <wp:effectExtent l="0" t="0" r="0" b="0"/>
            <wp:wrapNone/>
            <wp:docPr id="2" name="image1.png" descr="Text  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Text  Description automatically generated"/>
                    <pic:cNvPicPr preferRelativeResize="0"/>
                  </pic:nvPicPr>
                  <pic:blipFill>
                    <a:blip r:embed="rId7"/>
                    <a:srcRect/>
                    <a:stretch>
                      <a:fillRect/>
                    </a:stretch>
                  </pic:blipFill>
                  <pic:spPr>
                    <a:xfrm>
                      <a:off x="0" y="0"/>
                      <a:ext cx="2745170" cy="582804"/>
                    </a:xfrm>
                    <a:prstGeom prst="rect">
                      <a:avLst/>
                    </a:prstGeom>
                    <a:ln/>
                  </pic:spPr>
                </pic:pic>
              </a:graphicData>
            </a:graphic>
          </wp:anchor>
        </w:drawing>
      </w:r>
    </w:p>
    <w:p w14:paraId="7157851A" w14:textId="77777777" w:rsidR="00621651" w:rsidRDefault="00621651"/>
    <w:p w14:paraId="459A3C31" w14:textId="77777777" w:rsidR="00621651" w:rsidRDefault="00621651"/>
    <w:p w14:paraId="4904067B" w14:textId="77777777" w:rsidR="00621651" w:rsidRDefault="00621651"/>
    <w:p w14:paraId="3A797EFD" w14:textId="77777777" w:rsidR="00621651" w:rsidRDefault="00621651"/>
    <w:p w14:paraId="620995BC" w14:textId="77777777" w:rsidR="00621651" w:rsidRDefault="00621651"/>
    <w:p w14:paraId="24C247BB" w14:textId="77777777" w:rsidR="00621651" w:rsidRDefault="00621651"/>
    <w:p w14:paraId="4C46A321" w14:textId="77777777" w:rsidR="00621651" w:rsidRDefault="00621651"/>
    <w:p w14:paraId="4CED0CCB" w14:textId="77777777" w:rsidR="00621651" w:rsidRDefault="00621651"/>
    <w:p w14:paraId="3D109F7D" w14:textId="77777777" w:rsidR="00621651" w:rsidRDefault="00621651"/>
    <w:p w14:paraId="41C34CC9" w14:textId="77777777" w:rsidR="00621651" w:rsidRDefault="00621651"/>
    <w:p w14:paraId="7C6594B5" w14:textId="77777777" w:rsidR="00621651" w:rsidRDefault="00621651"/>
    <w:p w14:paraId="6006CDDA" w14:textId="77777777" w:rsidR="00621651" w:rsidRDefault="00621651"/>
    <w:p w14:paraId="001405D5" w14:textId="77777777" w:rsidR="00621651" w:rsidRDefault="00621651"/>
    <w:p w14:paraId="1B30637E" w14:textId="77777777" w:rsidR="00621651" w:rsidRDefault="00000000">
      <w:pPr>
        <w:pStyle w:val="Title"/>
        <w:rPr>
          <w:b/>
          <w:bCs/>
        </w:rPr>
      </w:pPr>
      <w:commentRangeStart w:id="2"/>
      <w:r>
        <w:rPr>
          <w:b/>
          <w:bCs/>
        </w:rPr>
        <w:t>Formulating Success</w:t>
      </w:r>
    </w:p>
    <w:p w14:paraId="2A65AB92" w14:textId="77777777" w:rsidR="00621651" w:rsidRDefault="00000000">
      <w:r>
        <w:rPr>
          <w:i/>
          <w:iCs/>
          <w:sz w:val="30"/>
          <w:szCs w:val="30"/>
        </w:rPr>
        <w:t>A Primer on Outcomes-Based Funding for Higher Education</w:t>
      </w:r>
      <w:commentRangeEnd w:id="2"/>
      <w:r>
        <w:rPr>
          <w:rStyle w:val="CommentReference"/>
          <w:sz w:val="20"/>
          <w:szCs w:val="20"/>
        </w:rPr>
        <w:commentReference w:id="2"/>
      </w:r>
    </w:p>
    <w:p w14:paraId="1973DC81" w14:textId="77777777" w:rsidR="00621651" w:rsidRDefault="00621651"/>
    <w:p w14:paraId="0CDEF9E3" w14:textId="77777777" w:rsidR="00621651" w:rsidRDefault="00621651"/>
    <w:p w14:paraId="612535B5" w14:textId="77777777" w:rsidR="00621651" w:rsidRDefault="00621651"/>
    <w:p w14:paraId="6B8A3C17" w14:textId="77777777" w:rsidR="00621651" w:rsidRDefault="00621651"/>
    <w:p w14:paraId="3130284E" w14:textId="77777777" w:rsidR="00621651" w:rsidRDefault="00621651"/>
    <w:p w14:paraId="1F870C08" w14:textId="77777777" w:rsidR="00621651" w:rsidRDefault="00621651"/>
    <w:p w14:paraId="1AE564A0" w14:textId="77777777" w:rsidR="00621651" w:rsidRDefault="00000000">
      <w:r>
        <w:rPr>
          <w:noProof/>
        </w:rPr>
        <mc:AlternateContent>
          <mc:Choice Requires="wpg">
            <w:drawing>
              <wp:anchor distT="0" distB="0" distL="114300" distR="114300" simplePos="0" relativeHeight="251659264" behindDoc="0" locked="0" layoutInCell="1" hidden="0" allowOverlap="1" wp14:anchorId="787008B2" wp14:editId="7D0A81AE">
                <wp:simplePos x="0" y="0"/>
                <wp:positionH relativeFrom="column">
                  <wp:posOffset>-4761</wp:posOffset>
                </wp:positionH>
                <wp:positionV relativeFrom="paragraph">
                  <wp:posOffset>99769</wp:posOffset>
                </wp:positionV>
                <wp:extent cx="501894" cy="55244"/>
                <wp:effectExtent l="0" t="0" r="0" b="0"/>
                <wp:wrapNone/>
                <wp:docPr id="1" name="Rectangle 1"/>
                <wp:cNvGraphicFramePr/>
                <a:graphic xmlns:a="http://schemas.openxmlformats.org/drawingml/2006/main">
                  <a:graphicData uri="http://schemas.microsoft.com/office/word/2010/wordprocessingShape">
                    <wps:wsp>
                      <wps:cNvSpPr/>
                      <wps:spPr>
                        <a:xfrm>
                          <a:off x="5099816" y="3757141"/>
                          <a:ext cx="492369" cy="45719"/>
                        </a:xfrm>
                        <a:prstGeom prst="rect">
                          <a:avLst/>
                        </a:prstGeom>
                        <a:solidFill>
                          <a:schemeClr val="lt2"/>
                        </a:solidFill>
                        <a:ln>
                          <a:noFill/>
                        </a:ln>
                      </wps:spPr>
                      <wps:txbx>
                        <w:txbxContent>
                          <w:p w14:paraId="49339E55" w14:textId="77777777" w:rsidR="00621651" w:rsidRDefault="00621651">
                            <w:pPr>
                              <w:spacing w:line="240" w:lineRule="auto"/>
                              <w:textDirection w:val="btLr"/>
                            </w:pPr>
                          </w:p>
                        </w:txbxContent>
                      </wps:txbx>
                      <wps:bodyPr spcFirstLastPara="1" wrap="square" lIns="91425" tIns="91425" rIns="91425" bIns="91425"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-4761</wp:posOffset>
                </wp:positionH>
                <wp:positionV relativeFrom="paragraph">
                  <wp:posOffset>99769</wp:posOffset>
                </wp:positionV>
                <wp:extent cx="501894" cy="55244"/>
                <wp:effectExtent b="0" l="0" r="0" t="0"/>
                <wp:wrapNone/>
                <wp:docPr id="1" name="image2.png"/>
                <a:graphic>
                  <a:graphicData uri="http://schemas.openxmlformats.org/drawingml/2006/picture">
                    <pic:pic>
                      <pic:nvPicPr>
                        <pic:cNvPr id="0" name="image2.png"/>
                        <pic:cNvPicPr preferRelativeResize="0"/>
                      </pic:nvPicPr>
                      <pic:blipFill>
                        <a:blip r:embed="rId11"/>
                        <a:srcRect/>
                        <a:stretch>
                          <a:fillRect/>
                        </a:stretch>
                      </pic:blipFill>
                      <pic:spPr>
                        <a:xfrm>
                          <a:off x="0" y="0"/>
                          <a:ext cx="501894" cy="55244"/>
                        </a:xfrm>
                        <a:prstGeom prst="rect"/>
                        <a:ln/>
                      </pic:spPr>
                    </pic:pic>
                  </a:graphicData>
                </a:graphic>
              </wp:anchor>
            </w:drawing>
          </mc:Fallback>
        </mc:AlternateContent>
      </w:r>
    </w:p>
    <w:p w14:paraId="6D52202B" w14:textId="77777777" w:rsidR="00621651" w:rsidRDefault="00621651"/>
    <w:p w14:paraId="02A90DDB" w14:textId="77777777" w:rsidR="00621651" w:rsidRDefault="00000000">
      <w:r>
        <w:t>By Marisa Mission, Hailly T.N. Korman, Nick Lee, and Colleen Campbell</w:t>
      </w:r>
    </w:p>
    <w:p w14:paraId="2A85442E" w14:textId="77777777" w:rsidR="00621651" w:rsidRDefault="00621651"/>
    <w:p w14:paraId="55956657" w14:textId="77777777" w:rsidR="00621651" w:rsidRDefault="00000000">
      <w:pPr>
        <w:rPr>
          <w:b/>
          <w:bCs/>
          <w:color w:val="FF0000"/>
        </w:rPr>
      </w:pPr>
      <w:r>
        <w:t xml:space="preserve">January 2026 </w:t>
      </w:r>
      <w:commentRangeStart w:id="3"/>
      <w:r>
        <w:rPr>
          <w:b/>
          <w:bCs/>
          <w:color w:val="FF0000"/>
        </w:rPr>
        <w:t>| FOR SUPER COPY EDITORS – 2025-11-17</w:t>
      </w:r>
      <w:commentRangeEnd w:id="3"/>
      <w:r>
        <w:rPr>
          <w:rStyle w:val="CommentReference"/>
          <w:b/>
          <w:bCs/>
          <w:color w:val="FF0000"/>
          <w:sz w:val="20"/>
          <w:szCs w:val="20"/>
        </w:rPr>
        <w:commentReference w:id="3"/>
      </w:r>
    </w:p>
    <w:p w14:paraId="5F83E8FA" w14:textId="77777777" w:rsidR="00621651" w:rsidRDefault="00000000">
      <w:r>
        <w:br w:type="page"/>
      </w:r>
    </w:p>
    <w:p w14:paraId="628DA2B3" w14:textId="77777777" w:rsidR="00621651" w:rsidRDefault="00000000">
      <w:pPr>
        <w:keepNext/>
        <w:keepLines/>
        <w:pBdr>
          <w:top w:val="nil"/>
          <w:left w:val="nil"/>
          <w:bottom w:val="nil"/>
          <w:right w:val="nil"/>
          <w:between w:val="nil"/>
        </w:pBdr>
        <w:spacing w:before="480" w:after="120" w:line="240" w:lineRule="auto"/>
        <w:rPr>
          <w:b/>
          <w:bCs/>
          <w:color w:val="000000"/>
          <w:sz w:val="44"/>
          <w:szCs w:val="44"/>
        </w:rPr>
      </w:pPr>
      <w:r>
        <w:rPr>
          <w:b/>
          <w:bCs/>
          <w:color w:val="000000"/>
          <w:sz w:val="44"/>
          <w:szCs w:val="44"/>
        </w:rPr>
        <w:lastRenderedPageBreak/>
        <w:t>Contents</w:t>
      </w:r>
    </w:p>
    <w:sdt>
      <w:sdtPr>
        <w:id w:val="220847580"/>
        <w:docPartObj>
          <w:docPartGallery w:val="Table of Contents"/>
          <w:docPartUnique/>
        </w:docPartObj>
      </w:sdtPr>
      <w:sdtContent>
        <w:p w14:paraId="6EA78BBC" w14:textId="77777777" w:rsidR="00621651" w:rsidRDefault="00000000">
          <w:pPr>
            <w:pBdr>
              <w:top w:val="nil"/>
              <w:left w:val="nil"/>
              <w:bottom w:val="nil"/>
              <w:right w:val="nil"/>
              <w:between w:val="nil"/>
            </w:pBdr>
            <w:tabs>
              <w:tab w:val="right" w:pos="10070"/>
            </w:tabs>
            <w:spacing w:before="120"/>
            <w:rPr>
              <w:rFonts w:ascii="Cambria" w:eastAsia="Cambria" w:hAnsi="Cambria" w:cs="Cambria"/>
              <w:color w:val="000000"/>
              <w:sz w:val="24"/>
              <w:szCs w:val="24"/>
            </w:rPr>
          </w:pPr>
          <w:r>
            <w:fldChar w:fldCharType="begin"/>
            <w:instrText xml:space="preserve"> TOC \h \u \z \t "Heading 1,1,Heading 2,2,Heading 3,3,"</w:instrText>
            <w:fldChar w:fldCharType="separate"/>
          </w:r>
          <w:hyperlink w:anchor="_w27qnqik63gr">
            <w:r>
              <w:rPr>
                <w:color w:val="000000"/>
                <w:sz w:val="28"/>
                <w:szCs w:val="28"/>
              </w:rPr>
              <w:t>Introduction</w:t>
              <w:tab/>
              <w:t>1</w:t>
            </w:r>
          </w:hyperlink>
        </w:p>
        <w:p w14:paraId="2CA89BEA" w14:textId="77777777" w:rsidR="00621651" w:rsidRDefault="00000000">
          <w:pPr>
            <w:pBdr>
              <w:top w:val="nil"/>
              <w:left w:val="nil"/>
              <w:bottom w:val="nil"/>
              <w:right w:val="nil"/>
              <w:between w:val="nil"/>
            </w:pBdr>
            <w:tabs>
              <w:tab w:val="right" w:pos="10070"/>
            </w:tabs>
            <w:spacing w:before="120"/>
            <w:rPr>
              <w:rFonts w:ascii="Cambria" w:eastAsia="Cambria" w:hAnsi="Cambria" w:cs="Cambria"/>
              <w:color w:val="000000"/>
              <w:sz w:val="24"/>
              <w:szCs w:val="24"/>
            </w:rPr>
          </w:pPr>
          <w:hyperlink w:anchor="_4rhz7skqm3xa">
            <w:r>
              <w:rPr>
                <w:color w:val="000000"/>
                <w:sz w:val="28"/>
                <w:szCs w:val="28"/>
              </w:rPr>
              <w:t>Reasons States Consider Outcomes-Based Funding</w:t>
              <w:tab/>
              <w:t>2</w:t>
            </w:r>
          </w:hyperlink>
        </w:p>
        <w:p w14:paraId="5B723A25" w14:textId="77777777" w:rsidR="00621651" w:rsidRDefault="00000000">
          <w:pPr>
            <w:pBdr>
              <w:top w:val="nil"/>
              <w:left w:val="nil"/>
              <w:bottom w:val="nil"/>
              <w:right w:val="nil"/>
              <w:between w:val="nil"/>
            </w:pBdr>
            <w:tabs>
              <w:tab w:val="right" w:pos="10070"/>
            </w:tabs>
            <w:spacing w:before="120"/>
            <w:ind w:left="200"/>
            <w:rPr>
              <w:rFonts w:ascii="Cambria" w:eastAsia="Cambria" w:hAnsi="Cambria" w:cs="Cambria"/>
              <w:color w:val="000000"/>
              <w:sz w:val="24"/>
              <w:szCs w:val="24"/>
            </w:rPr>
          </w:pPr>
          <w:hyperlink w:anchor="_diducbml4a">
            <w:r>
              <w:rPr>
                <w:color w:val="000000"/>
                <w:sz w:val="24"/>
                <w:szCs w:val="24"/>
              </w:rPr>
              <w:t>Outcomes-based funding models differ significantly from traditional models.</w:t>
              <w:tab/>
              <w:t>2</w:t>
            </w:r>
          </w:hyperlink>
        </w:p>
        <w:p w14:paraId="482D8AFD" w14:textId="77777777" w:rsidR="00621651" w:rsidRDefault="00000000">
          <w:pPr>
            <w:pBdr>
              <w:top w:val="nil"/>
              <w:left w:val="nil"/>
              <w:bottom w:val="nil"/>
              <w:right w:val="nil"/>
              <w:between w:val="nil"/>
            </w:pBdr>
            <w:tabs>
              <w:tab w:val="right" w:pos="10070"/>
            </w:tabs>
            <w:spacing w:before="120"/>
            <w:ind w:left="200"/>
            <w:rPr>
              <w:rFonts w:ascii="Cambria" w:eastAsia="Cambria" w:hAnsi="Cambria" w:cs="Cambria"/>
              <w:color w:val="000000"/>
              <w:sz w:val="24"/>
              <w:szCs w:val="24"/>
            </w:rPr>
          </w:pPr>
          <w:hyperlink w:anchor="_7rs0ery0kmu8">
            <w:r>
              <w:rPr>
                <w:color w:val="000000"/>
                <w:sz w:val="24"/>
                <w:szCs w:val="24"/>
              </w:rPr>
              <w:t>Policymakers interested in outcomes-based funding often hold common goals.</w:t>
              <w:tab/>
              <w:t>3</w:t>
            </w:r>
          </w:hyperlink>
        </w:p>
        <w:p w14:paraId="1639D4D1" w14:textId="77777777" w:rsidR="00621651" w:rsidRDefault="00000000">
          <w:pPr>
            <w:pBdr>
              <w:top w:val="nil"/>
              <w:left w:val="nil"/>
              <w:bottom w:val="nil"/>
              <w:right w:val="nil"/>
              <w:between w:val="nil"/>
            </w:pBdr>
            <w:tabs>
              <w:tab w:val="right" w:pos="10070"/>
            </w:tabs>
            <w:spacing w:before="120"/>
            <w:ind w:left="200"/>
            <w:rPr>
              <w:rFonts w:ascii="Cambria" w:eastAsia="Cambria" w:hAnsi="Cambria" w:cs="Cambria"/>
              <w:color w:val="000000"/>
              <w:sz w:val="24"/>
              <w:szCs w:val="24"/>
            </w:rPr>
          </w:pPr>
          <w:hyperlink w:anchor="_3d8nr5p7hhpp">
            <w:r>
              <w:rPr>
                <w:color w:val="000000"/>
                <w:sz w:val="24"/>
                <w:szCs w:val="24"/>
              </w:rPr>
              <w:t>Evidence on the effectiveness of these models, however, remains mixed across different designs and implementations.</w:t>
              <w:tab/>
              <w:t>3</w:t>
            </w:r>
          </w:hyperlink>
        </w:p>
        <w:p w14:paraId="43A625A6" w14:textId="77777777" w:rsidR="00621651" w:rsidRDefault="00000000">
          <w:pPr>
            <w:pBdr>
              <w:top w:val="nil"/>
              <w:left w:val="nil"/>
              <w:bottom w:val="nil"/>
              <w:right w:val="nil"/>
              <w:between w:val="nil"/>
            </w:pBdr>
            <w:tabs>
              <w:tab w:val="right" w:pos="10070"/>
            </w:tabs>
            <w:spacing w:before="120"/>
            <w:ind w:left="200"/>
            <w:rPr>
              <w:rFonts w:ascii="Cambria" w:eastAsia="Cambria" w:hAnsi="Cambria" w:cs="Cambria"/>
              <w:color w:val="000000"/>
              <w:sz w:val="24"/>
              <w:szCs w:val="24"/>
            </w:rPr>
          </w:pPr>
          <w:hyperlink w:anchor="_e9sq4p4f8ixz">
            <w:r>
              <w:rPr>
                <w:color w:val="000000"/>
                <w:sz w:val="24"/>
                <w:szCs w:val="24"/>
              </w:rPr>
              <w:t>Outcomes-based funding may still play a key role for state policymakers in ensuring “returns” on public investments.</w:t>
              <w:tab/>
              <w:t>4</w:t>
            </w:r>
          </w:hyperlink>
        </w:p>
        <w:p w14:paraId="57FF3555" w14:textId="2F824A35" w:rsidR="00621651" w:rsidRDefault="00000000">
          <w:pPr>
            <w:pBdr>
              <w:top w:val="nil"/>
              <w:left w:val="nil"/>
              <w:bottom w:val="nil"/>
              <w:right w:val="nil"/>
              <w:between w:val="nil"/>
            </w:pBdr>
            <w:tabs>
              <w:tab w:val="right" w:pos="10070"/>
            </w:tabs>
            <w:spacing w:before="120"/>
            <w:rPr>
              <w:rFonts w:ascii="Cambria" w:eastAsia="Cambria" w:hAnsi="Cambria" w:cs="Cambria"/>
              <w:color w:val="000000"/>
              <w:sz w:val="24"/>
              <w:szCs w:val="24"/>
            </w:rPr>
          </w:pPr>
          <w:hyperlink w:anchor="_vhvc6ksq2ln" w:history="1">
            <w:r>
              <w:rPr>
                <w:color w:val="000000"/>
                <w:sz w:val="28"/>
                <w:szCs w:val="28"/>
              </w:rPr>
              <w:t>Design Considerations For Outcomes-Based Models</w:t>
              <w:tab/>
              <w:t>5</w:t>
            </w:r>
          </w:hyperlink>
        </w:p>
        <w:p w14:paraId="74ADEA86" w14:textId="77777777" w:rsidR="00621651" w:rsidRDefault="00000000">
          <w:pPr>
            <w:pBdr>
              <w:top w:val="nil"/>
              <w:left w:val="nil"/>
              <w:bottom w:val="nil"/>
              <w:right w:val="nil"/>
              <w:between w:val="nil"/>
            </w:pBdr>
            <w:tabs>
              <w:tab w:val="right" w:pos="10070"/>
            </w:tabs>
            <w:spacing w:before="120"/>
            <w:ind w:left="200"/>
            <w:rPr>
              <w:rFonts w:ascii="Cambria" w:eastAsia="Cambria" w:hAnsi="Cambria" w:cs="Cambria"/>
              <w:color w:val="000000"/>
              <w:sz w:val="24"/>
              <w:szCs w:val="24"/>
            </w:rPr>
          </w:pPr>
          <w:hyperlink w:anchor="_jminjuu2dhgw">
            <w:r>
              <w:rPr>
                <w:color w:val="000000"/>
                <w:sz w:val="24"/>
                <w:szCs w:val="24"/>
              </w:rPr>
              <w:t>Outcomes can span traditional metrics, state-specific priorities, and creative measures that reflect a fuller picture of higher education’s value.</w:t>
              <w:tab/>
              <w:t>6</w:t>
            </w:r>
          </w:hyperlink>
        </w:p>
        <w:p w14:paraId="4F0AFF0E" w14:textId="77777777" w:rsidR="00621651" w:rsidRDefault="00000000">
          <w:pPr>
            <w:pBdr>
              <w:top w:val="nil"/>
              <w:left w:val="nil"/>
              <w:bottom w:val="nil"/>
              <w:right w:val="nil"/>
              <w:between w:val="nil"/>
            </w:pBdr>
            <w:tabs>
              <w:tab w:val="right" w:pos="10070"/>
            </w:tabs>
            <w:spacing w:before="120"/>
            <w:ind w:left="200"/>
            <w:rPr>
              <w:rFonts w:ascii="Cambria" w:eastAsia="Cambria" w:hAnsi="Cambria" w:cs="Cambria"/>
              <w:color w:val="000000"/>
              <w:sz w:val="24"/>
              <w:szCs w:val="24"/>
            </w:rPr>
          </w:pPr>
          <w:hyperlink w:anchor="_qn8y1kl7svwr">
            <w:r>
              <w:rPr>
                <w:color w:val="000000"/>
                <w:sz w:val="24"/>
                <w:szCs w:val="24"/>
              </w:rPr>
              <w:t>Different ways of calculating and distributing funding can also shape institutional behavior.</w:t>
              <w:tab/>
              <w:t>8</w:t>
            </w:r>
          </w:hyperlink>
        </w:p>
        <w:p w14:paraId="73E796F9" w14:textId="77777777" w:rsidR="00621651" w:rsidRDefault="00000000">
          <w:pPr>
            <w:pBdr>
              <w:top w:val="nil"/>
              <w:left w:val="nil"/>
              <w:bottom w:val="nil"/>
              <w:right w:val="nil"/>
              <w:between w:val="nil"/>
            </w:pBdr>
            <w:tabs>
              <w:tab w:val="right" w:pos="10070"/>
            </w:tabs>
            <w:spacing w:before="120"/>
            <w:ind w:left="200"/>
            <w:rPr>
              <w:rFonts w:ascii="Cambria" w:eastAsia="Cambria" w:hAnsi="Cambria" w:cs="Cambria"/>
              <w:color w:val="000000"/>
              <w:sz w:val="24"/>
              <w:szCs w:val="24"/>
            </w:rPr>
          </w:pPr>
          <w:hyperlink w:anchor="_k8ywciobpbm8">
            <w:r>
              <w:rPr>
                <w:color w:val="000000"/>
                <w:sz w:val="24"/>
                <w:szCs w:val="24"/>
              </w:rPr>
              <w:t>Considering practical implementation strategies is crucial for mitigating risks and facilitating success.</w:t>
              <w:tab/>
              <w:t>9</w:t>
            </w:r>
          </w:hyperlink>
        </w:p>
        <w:p w14:paraId="1697B4F6" w14:textId="77777777" w:rsidR="00621651" w:rsidRDefault="00000000">
          <w:pPr>
            <w:pBdr>
              <w:top w:val="nil"/>
              <w:left w:val="nil"/>
              <w:bottom w:val="nil"/>
              <w:right w:val="nil"/>
              <w:between w:val="nil"/>
            </w:pBdr>
            <w:tabs>
              <w:tab w:val="right" w:pos="10070"/>
            </w:tabs>
            <w:spacing w:before="120"/>
            <w:ind w:left="200"/>
            <w:rPr>
              <w:rFonts w:ascii="Cambria" w:eastAsia="Cambria" w:hAnsi="Cambria" w:cs="Cambria"/>
              <w:color w:val="000000"/>
              <w:sz w:val="24"/>
              <w:szCs w:val="24"/>
            </w:rPr>
          </w:pPr>
          <w:hyperlink w:anchor="_370dcquczn93">
            <w:r>
              <w:rPr>
                <w:color w:val="000000"/>
                <w:sz w:val="24"/>
                <w:szCs w:val="24"/>
              </w:rPr>
              <w:t>Questions to Consider</w:t>
              <w:tab/>
              <w:t>10</w:t>
            </w:r>
          </w:hyperlink>
        </w:p>
        <w:p w14:paraId="5506076D" w14:textId="77777777" w:rsidR="00621651" w:rsidRDefault="00000000">
          <w:pPr>
            <w:pBdr>
              <w:top w:val="nil"/>
              <w:left w:val="nil"/>
              <w:bottom w:val="nil"/>
              <w:right w:val="nil"/>
              <w:between w:val="nil"/>
            </w:pBdr>
            <w:tabs>
              <w:tab w:val="right" w:pos="10070"/>
            </w:tabs>
            <w:spacing w:before="120"/>
            <w:rPr>
              <w:rFonts w:ascii="Cambria" w:eastAsia="Cambria" w:hAnsi="Cambria" w:cs="Cambria"/>
              <w:color w:val="000000"/>
              <w:sz w:val="24"/>
              <w:szCs w:val="24"/>
            </w:rPr>
          </w:pPr>
          <w:hyperlink w:anchor="_c8axqseu0fp">
            <w:r>
              <w:rPr>
                <w:color w:val="000000"/>
                <w:sz w:val="28"/>
                <w:szCs w:val="28"/>
              </w:rPr>
              <w:t>Conclusion</w:t>
              <w:tab/>
              <w:t>11</w:t>
            </w:r>
          </w:hyperlink>
        </w:p>
        <w:p w14:paraId="6357B411" w14:textId="77777777" w:rsidR="00621651" w:rsidRDefault="00000000">
          <w:pPr>
            <w:pBdr>
              <w:top w:val="nil"/>
              <w:left w:val="nil"/>
              <w:bottom w:val="nil"/>
              <w:right w:val="nil"/>
              <w:between w:val="nil"/>
            </w:pBdr>
            <w:tabs>
              <w:tab w:val="right" w:pos="10070"/>
            </w:tabs>
            <w:spacing w:before="120"/>
            <w:rPr>
              <w:rFonts w:ascii="Cambria" w:eastAsia="Cambria" w:hAnsi="Cambria" w:cs="Cambria"/>
              <w:color w:val="000000"/>
              <w:sz w:val="24"/>
              <w:szCs w:val="24"/>
            </w:rPr>
          </w:pPr>
          <w:hyperlink w:anchor="_gg1iy1tli5es">
            <w:r>
              <w:rPr>
                <w:color w:val="000000"/>
                <w:sz w:val="28"/>
                <w:szCs w:val="28"/>
              </w:rPr>
              <w:t>Acknowledgments</w:t>
              <w:tab/>
              <w:t>12</w:t>
            </w:r>
          </w:hyperlink>
        </w:p>
        <w:p w14:paraId="36A3D75A" w14:textId="77777777" w:rsidR="00621651" w:rsidRDefault="00000000">
          <w:pPr>
            <w:pBdr>
              <w:top w:val="nil"/>
              <w:left w:val="nil"/>
              <w:bottom w:val="nil"/>
              <w:right w:val="nil"/>
              <w:between w:val="nil"/>
            </w:pBdr>
            <w:tabs>
              <w:tab w:val="right" w:pos="10070"/>
            </w:tabs>
            <w:spacing w:before="120"/>
            <w:rPr>
              <w:rFonts w:ascii="Cambria" w:eastAsia="Cambria" w:hAnsi="Cambria" w:cs="Cambria"/>
              <w:color w:val="000000"/>
              <w:sz w:val="24"/>
              <w:szCs w:val="24"/>
            </w:rPr>
          </w:pPr>
          <w:hyperlink w:anchor="_opf5zg31qk6s">
            <w:r>
              <w:rPr>
                <w:color w:val="000000"/>
                <w:sz w:val="28"/>
                <w:szCs w:val="28"/>
              </w:rPr>
              <w:t>About the Authors</w:t>
              <w:tab/>
              <w:t>12</w:t>
            </w:r>
          </w:hyperlink>
        </w:p>
        <w:p w14:paraId="4689761B" w14:textId="77777777" w:rsidR="00621651" w:rsidRDefault="00000000">
          <w:pPr>
            <w:pBdr>
              <w:top w:val="nil"/>
              <w:left w:val="nil"/>
              <w:bottom w:val="nil"/>
              <w:right w:val="nil"/>
              <w:between w:val="nil"/>
            </w:pBdr>
            <w:tabs>
              <w:tab w:val="right" w:pos="10070"/>
            </w:tabs>
            <w:spacing w:before="120"/>
            <w:rPr>
              <w:rFonts w:ascii="Cambria" w:eastAsia="Cambria" w:hAnsi="Cambria" w:cs="Cambria"/>
              <w:color w:val="000000"/>
              <w:sz w:val="24"/>
              <w:szCs w:val="24"/>
            </w:rPr>
          </w:pPr>
          <w:hyperlink w:anchor="_ft0h7mg1yi13">
            <w:r>
              <w:rPr>
                <w:color w:val="000000"/>
                <w:sz w:val="28"/>
                <w:szCs w:val="28"/>
              </w:rPr>
              <w:t>About Bellwether</w:t>
              <w:tab/>
              <w:t>13</w:t>
            </w:r>
          </w:hyperlink>
        </w:p>
        <w:p w14:paraId="2284BE8E" w14:textId="77777777" w:rsidR="00621651" w:rsidRDefault="00000000">
          <w:pPr>
            <w:pBdr>
              <w:top w:val="nil"/>
              <w:left w:val="nil"/>
              <w:bottom w:val="nil"/>
              <w:right w:val="nil"/>
              <w:between w:val="nil"/>
            </w:pBdr>
            <w:tabs>
              <w:tab w:val="right" w:pos="10070"/>
            </w:tabs>
            <w:spacing w:before="120"/>
            <w:rPr>
              <w:rFonts w:ascii="Cambria" w:eastAsia="Cambria" w:hAnsi="Cambria" w:cs="Cambria"/>
              <w:color w:val="000000"/>
              <w:sz w:val="24"/>
              <w:szCs w:val="24"/>
            </w:rPr>
          </w:pPr>
          <w:hyperlink w:anchor="_zeq5oytcrsz7">
            <w:r>
              <w:rPr>
                <w:color w:val="000000"/>
                <w:sz w:val="28"/>
                <w:szCs w:val="28"/>
              </w:rPr>
              <w:t>Creative Commons</w:t>
              <w:tab/>
              <w:t>13</w:t>
            </w:r>
          </w:hyperlink>
        </w:p>
        <w:p w14:paraId="598F11C5" w14:textId="77777777" w:rsidR="00621651" w:rsidRDefault="00000000">
          <w:pPr>
            <w:pBdr>
              <w:top w:val="nil"/>
              <w:left w:val="nil"/>
              <w:bottom w:val="nil"/>
              <w:right w:val="nil"/>
              <w:between w:val="nil"/>
            </w:pBdr>
            <w:tabs>
              <w:tab w:val="right" w:pos="10070"/>
            </w:tabs>
            <w:spacing w:before="120"/>
            <w:rPr>
              <w:rFonts w:ascii="Cambria" w:eastAsia="Cambria" w:hAnsi="Cambria" w:cs="Cambria"/>
              <w:color w:val="000000"/>
              <w:sz w:val="24"/>
              <w:szCs w:val="24"/>
            </w:rPr>
          </w:pPr>
          <w:hyperlink w:anchor="_5e6i9oaq5gna">
            <w:r>
              <w:rPr>
                <w:color w:val="000000"/>
                <w:sz w:val="28"/>
                <w:szCs w:val="28"/>
              </w:rPr>
              <w:t>Endnotes</w:t>
              <w:tab/>
              <w:t>14</w:t>
            </w:r>
          </w:hyperlink>
        </w:p>
        <w:p w14:paraId="60A997A5" w14:textId="77777777" w:rsidR="00621651" w:rsidRDefault="00000000">
          <w:r>
            <w:fldChar w:fldCharType="end"/>
          </w:r>
        </w:p>
      </w:sdtContent>
    </w:sdt>
    <w:p w14:paraId="652B700D" w14:textId="77777777" w:rsidR="00621651" w:rsidRDefault="00000000">
      <w:pPr>
        <w:rPr>
          <w:sz w:val="44"/>
          <w:szCs w:val="44"/>
        </w:rPr>
        <w:sectPr w:rsidR="00621651">
          <w:headerReference w:type="default" r:id="rId12"/>
          <w:footerReference w:type="even" r:id="rId13"/>
          <w:footerReference w:type="default" r:id="rId14"/>
          <w:headerReference w:type="first" r:id="rId15"/>
          <w:footerReference w:type="first" r:id="rId16"/>
          <w:pgSz w:w="12240" w:h="15840"/>
          <w:pgMar w:top="1440" w:right="1080" w:bottom="1440" w:left="1080" w:header="720" w:footer="720" w:gutter="0"/>
          <w:pgNumType w:start="1"/>
          <w:cols w:space="720"/>
          <w:titlePg/>
        </w:sectPr>
      </w:pPr>
      <w:r>
        <w:br w:type="page"/>
      </w:r>
    </w:p>
    <w:p w14:paraId="4E769E21" w14:textId="77777777" w:rsidR="00621651" w:rsidRDefault="00000000">
      <w:pPr>
        <w:pStyle w:val="Heading1"/>
      </w:pPr>
      <w:bookmarkStart w:id="4" w:name="_w27qnqik63gr" w:colFirst="0" w:colLast="0"/>
      <w:bookmarkEnd w:id="4"/>
      <w:r>
        <w:lastRenderedPageBreak/>
        <w:t>Introduction</w:t>
      </w:r>
    </w:p>
    <w:p w14:paraId="379D380C" w14:textId="77777777" w:rsidR="00621651" w:rsidRDefault="00000000">
      <w:r>
        <w:t>In fiscal year (FY) 2024, states contributed $124.3 billion to higher education institutions — an approximately $9 billion increase from FY23.</w:t>
      </w:r>
      <w:r>
        <w:rPr>
          <w:vertAlign w:val="superscript"/>
        </w:rPr>
        <w:footnoteReference w:id="1"/>
      </w:r>
      <w:r>
        <w:t xml:space="preserve"> As state investments have grown, so have expectations for accountability. Colleges and universities are facing mounting pressure to demonstrate their value given high (and growing) tuition costs, student debt burdens, and a perceived lack of “return on investment.”</w:t>
      </w:r>
      <w:r>
        <w:rPr>
          <w:vertAlign w:val="superscript"/>
        </w:rPr>
        <w:footnoteReference w:id="2"/>
      </w:r>
      <w:r>
        <w:t xml:space="preserve"> Many assume that institutions of higher education (IHEs) are not adequately prioritizing student outcomes, taxpayer value, and workforce needs, leading to a push for greater effort to show that attendance and completion lead to measurable student and workforce-related outcomes.</w:t>
      </w:r>
      <w:r>
        <w:rPr>
          <w:vertAlign w:val="superscript"/>
        </w:rPr>
        <w:footnoteReference w:id="3"/>
      </w:r>
      <w:r>
        <w:t xml:space="preserve"> This push has come at the national level with the One Big Beautiful Bill Act of 2025, which included new accountability measures for programs that receive federal funding.</w:t>
      </w:r>
      <w:r>
        <w:rPr>
          <w:vertAlign w:val="superscript"/>
        </w:rPr>
        <w:footnoteReference w:id="4"/>
      </w:r>
      <w:r>
        <w:t xml:space="preserve"> At the same time, state budgets are under significant strain: Recent changes to federal funding across sectors have increased pressure on state resources,</w:t>
      </w:r>
      <w:r>
        <w:rPr>
          <w:vertAlign w:val="superscript"/>
        </w:rPr>
        <w:footnoteReference w:id="5"/>
      </w:r>
      <w:r>
        <w:t xml:space="preserve"> forcing state policymakers to make difficult decisions about how to allocate appropriations.</w:t>
      </w:r>
    </w:p>
    <w:p w14:paraId="257BF8F5" w14:textId="77777777" w:rsidR="00621651" w:rsidRDefault="00621651"/>
    <w:tbl>
      <w:tblPr>
        <w:tblStyle w:val="a"/>
        <w:tblpPr w:leftFromText="180" w:rightFromText="180" w:vertAnchor="text" w:tblpX="5191" w:tblpY="21"/>
        <w:tblW w:w="4889"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889"/>
      </w:tblGrid>
      <w:tr w:rsidR="00621651" w14:paraId="0D8772D9" w14:textId="77777777">
        <w:trPr>
          <w:trHeight w:val="1690"/>
        </w:trPr>
        <w:tc>
          <w:tcPr>
            <w:tcW w:w="4889" w:type="dxa"/>
          </w:tcPr>
          <w:p w14:paraId="200A8541" w14:textId="77777777" w:rsidR="00621651" w:rsidRDefault="00000000">
            <w:r>
              <w:rPr>
                <w:b/>
                <w:bCs/>
              </w:rPr>
              <w:t>Sidebar 1: Defining Outcomes-Based Funding</w:t>
            </w:r>
          </w:p>
          <w:p w14:paraId="4EA6D592" w14:textId="77777777" w:rsidR="00621651" w:rsidRDefault="00000000">
            <w:r>
              <w:t>Outcomes-based funding (also known as “OBF”) originated with performance-based funding, a term many states still use and which some may prefer. This brief defines these models to include</w:t>
            </w:r>
            <w:r>
              <w:rPr>
                <w:b/>
                <w:bCs/>
              </w:rPr>
              <w:t xml:space="preserve"> all funding formulas that have a direct, systematic link between improved outcomes and increased state funding.</w:t>
            </w:r>
          </w:p>
          <w:p w14:paraId="715C1C66" w14:textId="77777777" w:rsidR="00621651" w:rsidRDefault="00621651"/>
          <w:p w14:paraId="75BA7780" w14:textId="77777777" w:rsidR="00621651" w:rsidRDefault="00000000">
            <w:r>
              <w:t xml:space="preserve">While this definition may seem straightforward, implementing outcomes-based funding requires policymakers to grapple with complex questions: What constitutes “performance”? Whose </w:t>
              <w:lastRenderedPageBreak/>
              <w:t>performance is being measured? Who is being incentivized? What constitutes success? The answers to these questions shape every aspect of an outcomes-based model and can affect whether a model is successful at achieving its goals.</w:t>
            </w:r>
          </w:p>
        </w:tc>
      </w:tr>
    </w:tbl>
    <w:p w14:paraId="204DA05D" w14:textId="77777777" w:rsidR="00621651" w:rsidRDefault="00000000">
      <w:r>
        <w:lastRenderedPageBreak/>
        <w:t>Against this backdrop of heightened scrutiny and fiscal pressures, outcomes-based funding has emerged as an increasingly popular solution, with states like Texas and Oregon recently adopting state funding formulas that prioritize student completion and workforce readiness.</w:t>
      </w:r>
      <w:r>
        <w:rPr>
          <w:vertAlign w:val="superscript"/>
        </w:rPr>
        <w:footnoteReference w:id="6"/>
      </w:r>
      <w:r>
        <w:t xml:space="preserve"> These funding models calculate state higher education funding using IHEs’ performance on specific metrics, creating an explicit link between public dollars and postsecondary outcomes (Sidebar 1). As a result, outcomes-based models are often seen as a way of ensuring that taxpayer investments yield tangible returns for the public, in support of state education and workforce goals. </w:t>
      </w:r>
    </w:p>
    <w:p w14:paraId="5D0DC5BB" w14:textId="77777777" w:rsidR="00621651" w:rsidRDefault="00621651"/>
    <w:p w14:paraId="74678EBE" w14:textId="77777777" w:rsidR="00621651" w:rsidRDefault="00000000">
      <w:r>
        <w:t xml:space="preserve">Yet despite this momentum, whether these formulas are achieving their intended impact remains an open question. Research studies evaluating the effectiveness of outcomes-based funding have not reached a clear consensus on whether these models improve outcomes compared to traditional funding approaches. The lack of clarity may be attributed to several factors, including wide variation in formula design and implementation. For some states, mixed results may stem from a lack of clarity about shared goals and how those translate into specific funding mechanisms. And some metrics related to workforce outcomes are newer, meaning there is not yet enough data to draw definitive conclusions. </w:t>
      </w:r>
    </w:p>
    <w:p w14:paraId="43DBF9DF" w14:textId="77777777" w:rsidR="00621651" w:rsidRDefault="00621651"/>
    <w:p w14:paraId="690DBA99" w14:textId="77777777" w:rsidR="00621651" w:rsidRDefault="00000000">
      <w:r>
        <w:t>Some policymakers and advocates are also contemplating new types of outcomes: Beyond traditional academic metrics, there is growing interest in measuring equitable distribution of resources, financial sufficiency to cover needs for under-resourced institutions, and broader social benefits such as civic engagement and economic mobility. These evolving priorities complicate the already complex task of designing effective funding formulas.</w:t>
      </w:r>
    </w:p>
    <w:p w14:paraId="4EBC7093" w14:textId="77777777" w:rsidR="00621651" w:rsidRDefault="00621651"/>
    <w:p w14:paraId="2E378DF2" w14:textId="77777777" w:rsidR="00621651" w:rsidRDefault="00000000">
      <w:r>
        <w:t xml:space="preserve">The goal of this primer is to provide a nuanced but accessible introduction to outcomes-based funding in state postsecondary finance. It reviews where outcomes-based models sit in the broader landscape of state higher education finance, synthesizes </w:t>
      </w:r>
      <w:commentRangeStart w:id="104"/>
      <w:r>
        <w:t>extant research</w:t>
      </w:r>
      <w:commentRangeEnd w:id="104"/>
      <w:r>
        <w:rPr>
          <w:rStyle w:val="CommentReference"/>
        </w:rPr>
        <w:commentReference w:id="104"/>
      </w:r>
      <w:r>
        <w:t xml:space="preserve">, and explores reasons why a state might consider this approach. For those interested in next steps, it also outlines key design considerations and offers examples of thoughtful funding formulas from states across the country. This brief is not intended to be a technical guide or formal evaluation of specific models; rather, it is a resource for anyone — policymakers, advocates, funders, or others — who seeks to understand the opportunities and challenges associated with outcomes-based models. The goal is to equip decision-makers with the knowledge needed to make informed decisions about whether and how to incorporate outcomes-based elements into their state’s funding formula.</w:t>
      </w:r>
    </w:p>
    <w:p w14:paraId="244D4EE3" w14:textId="77777777" w:rsidR="00621651" w:rsidRDefault="00000000">
      <w:pPr>
        <w:pStyle w:val="Heading1"/>
      </w:pPr>
      <w:bookmarkStart w:id="5" w:name="_4rhz7skqm3xa" w:colFirst="0" w:colLast="0"/>
      <w:bookmarkEnd w:id="5"/>
      <w:r>
        <w:lastRenderedPageBreak/>
        <w:t>Reasons States Consider Outcomes-Based Funding</w:t>
      </w:r>
    </w:p>
    <w:p w14:paraId="44D8295D" w14:textId="77777777" w:rsidR="00621651" w:rsidRDefault="00000000">
      <w:pPr>
        <w:pStyle w:val="Heading2"/>
      </w:pPr>
      <w:bookmarkStart w:id="6" w:name="_diducbml4a" w:colFirst="0" w:colLast="0"/>
      <w:bookmarkEnd w:id="6"/>
      <w:r>
        <w:t>Outcomes-based funding models differ significantly from traditional models.</w:t>
      </w:r>
    </w:p>
    <w:p w14:paraId="33B7B8E4" w14:textId="77777777" w:rsidR="00621651" w:rsidRDefault="00000000">
      <w:r>
        <w:t>Historically, the default approach to funding higher education has been the “base-plus” model, in which IHEs’ allocations start with a base amount of money (usually the prior year’s funding total), and changes are made at the state legislature’s discretion.</w:t>
      </w:r>
      <w:r>
        <w:rPr>
          <w:vertAlign w:val="superscript"/>
        </w:rPr>
        <w:footnoteReference w:id="7"/>
      </w:r>
      <w:r>
        <w:t xml:space="preserve"> Additional funding is not tied to formulas or statutory requirements but can reflect economic circumstances or political priorities, such as demographic trends, institutional initiatives, and personnel costs.</w:t>
      </w:r>
      <w:r>
        <w:rPr>
          <w:vertAlign w:val="superscript"/>
        </w:rPr>
        <w:footnoteReference w:id="8"/>
      </w:r>
      <w:r>
        <w:t xml:space="preserve"> Changes in one fiscal year, however, are typically minor and not guaranteed for future years. The base-plus approach provides financial stability and predictability for IHEs but does not explicitly reward improvements. As a result, these models are often unresponsive to evolving student needs and changing state priorities, and they can also further entrench historical funding disparities,</w:t>
      </w:r>
      <w:r>
        <w:rPr>
          <w:vertAlign w:val="superscript"/>
        </w:rPr>
        <w:footnoteReference w:id="9"/>
      </w:r>
      <w:r>
        <w:t xml:space="preserve"> including differences between two- and four-year institutions.</w:t>
      </w:r>
      <w:r>
        <w:rPr>
          <w:vertAlign w:val="superscript"/>
        </w:rPr>
        <w:footnoteReference w:id="10"/>
      </w:r>
    </w:p>
    <w:p w14:paraId="2A3CD015" w14:textId="77777777" w:rsidR="00621651" w:rsidRDefault="00621651"/>
    <w:p w14:paraId="7A077384" w14:textId="77777777" w:rsidR="00621651" w:rsidRDefault="00000000">
      <w:r>
        <w:t>Over time, many states have pivoted to use funding formulas (and many with increasing numbers of inputs).</w:t>
      </w:r>
      <w:r>
        <w:rPr>
          <w:vertAlign w:val="superscript"/>
        </w:rPr>
        <w:footnoteReference w:id="11"/>
      </w:r>
      <w:r>
        <w:t xml:space="preserve"> These formulas were developed to a) reduce political influence and volatility, and b) distribute funding in a fairer, more rational way.</w:t>
      </w:r>
      <w:r>
        <w:rPr>
          <w:vertAlign w:val="superscript"/>
        </w:rPr>
        <w:footnoteReference w:id="12"/>
      </w:r>
      <w:r>
        <w:t xml:space="preserve"> Some formulas use simple rate-based calculations based on inputs such as program costs and enrollment levels (e.g., dollar rates per full-time equivalent (FTE) student); others are complex models involving weighting, normalization, or relative comparisons. Typically, these formulas include some combination of three components: </w:t>
      </w:r>
    </w:p>
    <w:p w14:paraId="0AE79082" w14:textId="77777777" w:rsidR="00621651" w:rsidRDefault="00000000">
      <w:pPr>
        <w:numPr>
          <w:ilvl w:val="0"/>
          <w:numId w:val="1"/>
        </w:numPr>
        <w:pBdr>
          <w:top w:val="nil"/>
          <w:left w:val="nil"/>
          <w:bottom w:val="nil"/>
          <w:right w:val="nil"/>
          <w:between w:val="nil"/>
        </w:pBdr>
        <w:rPr>
          <w:color w:val="000000"/>
        </w:rPr>
      </w:pPr>
      <w:r>
        <w:rPr>
          <w:b/>
          <w:bCs/>
          <w:color w:val="000000"/>
        </w:rPr>
        <w:lastRenderedPageBreak/>
        <w:t>base funding</w:t>
      </w:r>
      <w:r>
        <w:rPr>
          <w:color w:val="000000"/>
        </w:rPr>
        <w:t xml:space="preserve"> not tied to any metric, </w:t>
      </w:r>
    </w:p>
    <w:p w14:paraId="709F80F3" w14:textId="77777777" w:rsidR="00621651" w:rsidRDefault="00000000">
      <w:pPr>
        <w:numPr>
          <w:ilvl w:val="0"/>
          <w:numId w:val="1"/>
        </w:numPr>
        <w:pBdr>
          <w:top w:val="nil"/>
          <w:left w:val="nil"/>
          <w:bottom w:val="nil"/>
          <w:right w:val="nil"/>
          <w:between w:val="nil"/>
        </w:pBdr>
        <w:rPr>
          <w:color w:val="000000"/>
        </w:rPr>
      </w:pPr>
      <w:r>
        <w:rPr>
          <w:b/>
          <w:bCs/>
          <w:color w:val="000000"/>
        </w:rPr>
        <w:t>enrollment-based funding</w:t>
      </w:r>
      <w:r>
        <w:rPr>
          <w:color w:val="000000"/>
        </w:rPr>
        <w:t xml:space="preserve"> calculated using full-time equivalent (FTE) enrollment, and </w:t>
      </w:r>
    </w:p>
    <w:p w14:paraId="3222CD2F" w14:textId="77777777" w:rsidR="00621651" w:rsidRDefault="00000000">
      <w:pPr>
        <w:numPr>
          <w:ilvl w:val="0"/>
          <w:numId w:val="1"/>
        </w:numPr>
        <w:pBdr>
          <w:top w:val="nil"/>
          <w:left w:val="nil"/>
          <w:bottom w:val="nil"/>
          <w:right w:val="nil"/>
          <w:between w:val="nil"/>
        </w:pBdr>
        <w:rPr>
          <w:color w:val="000000"/>
        </w:rPr>
      </w:pPr>
      <w:r>
        <w:rPr>
          <w:b/>
          <w:bCs/>
          <w:color w:val="000000"/>
        </w:rPr>
        <w:t>outcomes-based funding</w:t>
      </w:r>
      <w:r>
        <w:rPr>
          <w:color w:val="000000"/>
        </w:rPr>
        <w:t xml:space="preserve"> calculated using data on a predetermined set of outcomes. </w:t>
      </w:r>
    </w:p>
    <w:p w14:paraId="7C2654EB" w14:textId="77777777" w:rsidR="00621651" w:rsidRDefault="00621651"/>
    <w:p w14:paraId="6594BB32" w14:textId="77777777" w:rsidR="00621651" w:rsidRDefault="00000000">
      <w:r>
        <w:t>As of 2025, more than 30 states distribute some level of funding through an outcomes-based model.</w:t>
      </w:r>
      <w:r>
        <w:rPr>
          <w:vertAlign w:val="superscript"/>
        </w:rPr>
        <w:footnoteReference w:id="13"/>
      </w:r>
      <w:r>
        <w:t xml:space="preserve"> In most of these states, the outcomes-based component is not the main vehicle for appropriations, and the amount of funding tied to outcomes can vary widely. Some states use outcomes-based funding as a supplemental appropriation. For example, Indiana provides up to 2% additional funding based on performance, and Michigan applies its outcomes-based formula only to annual increases in appropriations.</w:t>
      </w:r>
      <w:r>
        <w:rPr>
          <w:vertAlign w:val="superscript"/>
        </w:rPr>
        <w:footnoteReference w:id="14"/>
      </w:r>
      <w:r>
        <w:t xml:space="preserve"> Other states, such as Louisiana and Nevada, incorporate outcomes as a percentage of the total funding distributed.</w:t>
      </w:r>
      <w:r>
        <w:rPr>
          <w:vertAlign w:val="superscript"/>
        </w:rPr>
        <w:footnoteReference w:id="15"/>
      </w:r>
      <w:r>
        <w:t xml:space="preserve"> Still others, like Florida and Illinois, determine outcomes-based funding totals through the appropriations process, resulting in percentages that fluctuate annually depending on the state’s budget.</w:t>
      </w:r>
      <w:r>
        <w:rPr>
          <w:vertAlign w:val="superscript"/>
        </w:rPr>
        <w:footnoteReference w:id="16"/>
      </w:r>
      <w:r>
        <w:t xml:space="preserve"> In some of these states, enrollment of specific populations is an outcome metric, blurring the line between traditional enrollment-based funding and newer outcomes-based models.</w:t>
      </w:r>
      <w:r>
        <w:rPr>
          <w:vertAlign w:val="superscript"/>
        </w:rPr>
        <w:footnoteReference w:id="17"/>
      </w:r>
    </w:p>
    <w:p w14:paraId="15DE68B9" w14:textId="77777777" w:rsidR="00621651" w:rsidRDefault="00621651"/>
    <w:tbl>
      <w:tblPr>
        <w:tblStyle w:val="a0"/>
        <w:tblpPr w:leftFromText="180" w:rightFromText="180" w:vertAnchor="text" w:tblpX="3065" w:tblpY="80"/>
        <w:tblW w:w="701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57"/>
        <w:gridCol w:w="2013"/>
        <w:gridCol w:w="3145"/>
      </w:tblGrid>
      <w:tr w:rsidR="00621651" w14:paraId="724B2C74" w14:textId="77777777">
        <w:tc>
          <w:tcPr>
            <w:tcW w:w="7015" w:type="dxa"/>
            <w:gridSpan w:val="3"/>
            <w:tcBorders>
              <w:top w:val="single" w:sz="4" w:space="0" w:color="FFFFFF"/>
              <w:left w:val="single" w:sz="4" w:space="0" w:color="FFFFFF"/>
              <w:right w:val="single" w:sz="4" w:space="0" w:color="FFFFFF"/>
            </w:tcBorders>
          </w:tcPr>
          <w:p w14:paraId="106448D7" w14:textId="77777777" w:rsidR="00621651" w:rsidRDefault="00000000">
            <w:pPr>
              <w:rPr>
                <w:b/>
                <w:bCs/>
              </w:rPr>
            </w:pPr>
            <w:r>
              <w:rPr>
                <w:b/>
                <w:bCs/>
              </w:rPr>
              <w:t>Table. Examples of states with formulas that are majority outcomes-based</w:t>
            </w:r>
          </w:p>
        </w:tc>
      </w:tr>
      <w:tr w:rsidR="00621651" w14:paraId="72378CD9" w14:textId="77777777">
        <w:tc>
          <w:tcPr>
            <w:tcW w:w="1857" w:type="dxa"/>
          </w:tcPr>
          <w:p w14:paraId="48F561DD" w14:textId="77777777" w:rsidR="00621651" w:rsidRDefault="00000000">
            <w:pPr>
              <w:jc w:val="center"/>
              <w:rPr>
                <w:b/>
                <w:bCs/>
              </w:rPr>
            </w:pPr>
            <w:r>
              <w:rPr>
                <w:b/>
                <w:bCs/>
              </w:rPr>
              <w:t>State</w:t>
            </w:r>
          </w:p>
        </w:tc>
        <w:tc>
          <w:tcPr>
            <w:tcW w:w="2013" w:type="dxa"/>
          </w:tcPr>
          <w:p w14:paraId="08B84191" w14:textId="77777777" w:rsidR="00621651" w:rsidRDefault="00000000">
            <w:pPr>
              <w:jc w:val="center"/>
              <w:rPr>
                <w:b/>
                <w:bCs/>
              </w:rPr>
            </w:pPr>
            <w:r>
              <w:rPr>
                <w:b/>
                <w:bCs/>
              </w:rPr>
              <w:t>Sector</w:t>
            </w:r>
          </w:p>
        </w:tc>
        <w:tc>
          <w:tcPr>
            <w:tcW w:w="3145" w:type="dxa"/>
          </w:tcPr>
          <w:p w14:paraId="1FB808D5" w14:textId="77777777" w:rsidR="00621651" w:rsidRDefault="00000000">
            <w:pPr>
              <w:jc w:val="center"/>
              <w:rPr>
                <w:b/>
                <w:bCs/>
              </w:rPr>
            </w:pPr>
            <w:r>
              <w:rPr>
                <w:b/>
                <w:bCs/>
              </w:rPr>
              <w:t>% of formula tied to outcomes</w:t>
            </w:r>
          </w:p>
        </w:tc>
      </w:tr>
      <w:tr w:rsidR="00621651" w14:paraId="1A0ED203" w14:textId="77777777">
        <w:tc>
          <w:tcPr>
            <w:tcW w:w="1857" w:type="dxa"/>
          </w:tcPr>
          <w:p w14:paraId="582346E2" w14:textId="77777777" w:rsidR="00621651" w:rsidRDefault="00000000">
            <w:pPr>
              <w:jc w:val="center"/>
            </w:pPr>
            <w:r>
              <w:t>Kentucky</w:t>
            </w:r>
          </w:p>
        </w:tc>
        <w:tc>
          <w:tcPr>
            <w:tcW w:w="2013" w:type="dxa"/>
          </w:tcPr>
          <w:p w14:paraId="5C633513" w14:textId="77777777" w:rsidR="00621651" w:rsidRDefault="00000000">
            <w:pPr>
              <w:jc w:val="center"/>
            </w:pPr>
            <w:r>
              <w:t>Four-year</w:t>
            </w:r>
          </w:p>
        </w:tc>
        <w:tc>
          <w:tcPr>
            <w:tcW w:w="3145" w:type="dxa"/>
          </w:tcPr>
          <w:p w14:paraId="64F80619" w14:textId="77777777" w:rsidR="00621651" w:rsidRDefault="00000000">
            <w:pPr>
              <w:jc w:val="center"/>
            </w:pPr>
            <w:r>
              <w:t>70%</w:t>
            </w:r>
          </w:p>
        </w:tc>
      </w:tr>
      <w:tr w:rsidR="00621651" w14:paraId="20EA2BFC" w14:textId="77777777">
        <w:tc>
          <w:tcPr>
            <w:tcW w:w="1857" w:type="dxa"/>
          </w:tcPr>
          <w:p w14:paraId="459B8A44" w14:textId="77777777" w:rsidR="00621651" w:rsidRDefault="00000000">
            <w:pPr>
              <w:jc w:val="center"/>
            </w:pPr>
            <w:r>
              <w:t>Tennessee</w:t>
            </w:r>
          </w:p>
        </w:tc>
        <w:tc>
          <w:tcPr>
            <w:tcW w:w="2013" w:type="dxa"/>
          </w:tcPr>
          <w:p w14:paraId="7B142FFC" w14:textId="77777777" w:rsidR="00621651" w:rsidRDefault="00000000">
            <w:pPr>
              <w:jc w:val="center"/>
            </w:pPr>
            <w:r>
              <w:t>Two-year</w:t>
            </w:r>
          </w:p>
        </w:tc>
        <w:tc>
          <w:tcPr>
            <w:tcW w:w="3145" w:type="dxa"/>
          </w:tcPr>
          <w:p w14:paraId="5081DC38" w14:textId="77777777" w:rsidR="00621651" w:rsidRDefault="00000000">
            <w:pPr>
              <w:jc w:val="center"/>
            </w:pPr>
            <w:r>
              <w:t>83%</w:t>
            </w:r>
          </w:p>
        </w:tc>
      </w:tr>
      <w:tr w:rsidR="00621651" w14:paraId="1AEDD8ED" w14:textId="77777777">
        <w:tc>
          <w:tcPr>
            <w:tcW w:w="1857" w:type="dxa"/>
          </w:tcPr>
          <w:p w14:paraId="52A61BA4" w14:textId="77777777" w:rsidR="00621651" w:rsidRDefault="00000000">
            <w:pPr>
              <w:jc w:val="center"/>
            </w:pPr>
            <w:r>
              <w:t>Colorado</w:t>
            </w:r>
          </w:p>
        </w:tc>
        <w:tc>
          <w:tcPr>
            <w:tcW w:w="2013" w:type="dxa"/>
          </w:tcPr>
          <w:p w14:paraId="497F4C27" w14:textId="77777777" w:rsidR="00621651" w:rsidRDefault="00000000">
            <w:pPr>
              <w:jc w:val="center"/>
            </w:pPr>
            <w:r>
              <w:t>Four-year</w:t>
            </w:r>
          </w:p>
        </w:tc>
        <w:tc>
          <w:tcPr>
            <w:tcW w:w="3145" w:type="dxa"/>
          </w:tcPr>
          <w:p w14:paraId="33994B63" w14:textId="77777777" w:rsidR="00621651" w:rsidRDefault="00000000">
            <w:pPr>
              <w:jc w:val="center"/>
            </w:pPr>
            <w:r>
              <w:t>85%</w:t>
            </w:r>
          </w:p>
        </w:tc>
      </w:tr>
      <w:tr w:rsidR="00621651" w14:paraId="58F37F21" w14:textId="77777777">
        <w:tc>
          <w:tcPr>
            <w:tcW w:w="1857" w:type="dxa"/>
          </w:tcPr>
          <w:p w14:paraId="31A7CC46" w14:textId="77777777" w:rsidR="00621651" w:rsidRDefault="00000000">
            <w:pPr>
              <w:jc w:val="center"/>
            </w:pPr>
            <w:r>
              <w:t>Ohio</w:t>
            </w:r>
          </w:p>
        </w:tc>
        <w:tc>
          <w:tcPr>
            <w:tcW w:w="2013" w:type="dxa"/>
          </w:tcPr>
          <w:p w14:paraId="0D545A8C" w14:textId="77777777" w:rsidR="00621651" w:rsidRDefault="00000000">
            <w:pPr>
              <w:jc w:val="center"/>
            </w:pPr>
            <w:r>
              <w:t>Two- and four-year</w:t>
            </w:r>
          </w:p>
        </w:tc>
        <w:tc>
          <w:tcPr>
            <w:tcW w:w="3145" w:type="dxa"/>
          </w:tcPr>
          <w:p w14:paraId="78225A6A" w14:textId="77777777" w:rsidR="00621651" w:rsidRDefault="00000000">
            <w:pPr>
              <w:jc w:val="center"/>
            </w:pPr>
            <w:r>
              <w:t>100%</w:t>
            </w:r>
          </w:p>
        </w:tc>
      </w:tr>
      <w:tr w:rsidR="00621651" w14:paraId="501FF74A" w14:textId="77777777">
        <w:tc>
          <w:tcPr>
            <w:tcW w:w="1857" w:type="dxa"/>
          </w:tcPr>
          <w:p w14:paraId="1061011D" w14:textId="77777777" w:rsidR="00621651" w:rsidRDefault="00000000">
            <w:pPr>
              <w:jc w:val="center"/>
            </w:pPr>
            <w:r>
              <w:t>Arkansas</w:t>
            </w:r>
          </w:p>
        </w:tc>
        <w:tc>
          <w:tcPr>
            <w:tcW w:w="2013" w:type="dxa"/>
          </w:tcPr>
          <w:p w14:paraId="74746D21" w14:textId="77777777" w:rsidR="00621651" w:rsidRDefault="00000000">
            <w:pPr>
              <w:jc w:val="center"/>
            </w:pPr>
            <w:r>
              <w:t>Two-year</w:t>
            </w:r>
          </w:p>
        </w:tc>
        <w:tc>
          <w:tcPr>
            <w:tcW w:w="3145" w:type="dxa"/>
          </w:tcPr>
          <w:p w14:paraId="318B82A6" w14:textId="77777777" w:rsidR="00621651" w:rsidRDefault="00000000">
            <w:pPr>
              <w:jc w:val="center"/>
            </w:pPr>
            <w:r>
              <w:t>100%</w:t>
            </w:r>
          </w:p>
        </w:tc>
      </w:tr>
    </w:tbl>
    <w:p w14:paraId="755EBBAE" w14:textId="77777777" w:rsidR="00621651" w:rsidRDefault="00000000">
      <w:r>
        <w:t xml:space="preserve">A small number of states tie a majority (or all) of their state </w:t>
        <w:lastRenderedPageBreak/>
        <w:t>funding to outcomes (Table</w:t>
      </w:r>
      <w:r>
        <w:rPr>
          <w:vertAlign w:val="superscript"/>
        </w:rPr>
        <w:footnoteReference w:id="18"/>
      </w:r>
      <w:r>
        <w:t>), which can introduce financial instability, as certain trends (e.g., a pandemic or falling birth rates) are outside institutions’ control. To mitigate risk, almost all of these formulas carried safeguards (e.g., funding floor, hold-harmless provisions) during the early years of implementation.</w:t>
      </w:r>
      <w:r>
        <w:rPr>
          <w:vertAlign w:val="superscript"/>
        </w:rPr>
        <w:footnoteReference w:id="19"/>
      </w:r>
      <w:r>
        <w:t xml:space="preserve"> Some states also stretched the implementation timeline of their formulas over several years to allow for change management and periodic adjustments.</w:t>
      </w:r>
      <w:r>
        <w:rPr>
          <w:vertAlign w:val="superscript"/>
        </w:rPr>
        <w:footnoteReference w:id="20"/>
      </w:r>
      <w:r>
        <w:t xml:space="preserve"> These types of specific design and implementation considerations are critical to seeing policy success.</w:t>
      </w:r>
    </w:p>
    <w:p w14:paraId="4E52EE55" w14:textId="77777777" w:rsidR="00621651" w:rsidRDefault="00000000">
      <w:pPr>
        <w:pStyle w:val="Heading2"/>
      </w:pPr>
      <w:bookmarkStart w:id="7" w:name="_7rs0ery0kmu8" w:colFirst="0" w:colLast="0"/>
      <w:bookmarkEnd w:id="7"/>
      <w:r>
        <w:t>Policymakers interested in outcomes-based funding often hold common goals.</w:t>
      </w:r>
    </w:p>
    <w:p w14:paraId="5E8E10EA" w14:textId="77777777" w:rsidR="00621651" w:rsidRDefault="00000000">
      <w:r>
        <w:t>There are several reasons state policymakers might choose to use outcomes-based funding to distribute appropriations. One common goal is to connect higher education directly to statewide priorities, especially economic development and workforce needs. Some outcomes-based formulas, such as Indiana’s four-year formula, reward completions in high-priority fields such as STEM,</w:t>
      </w:r>
      <w:r>
        <w:rPr>
          <w:vertAlign w:val="superscript"/>
        </w:rPr>
        <w:footnoteReference w:id="21"/>
      </w:r>
      <w:r>
        <w:t xml:space="preserve"> reflecting the belief that aligning degree production with labor market demand will strengthen the state's economy. The business community often advocates strongly for these workforce-aligned goals, and outcomes-based models can appeal to business leaders' preference for applying performance-based accountability practices to public investments.</w:t>
      </w:r>
    </w:p>
    <w:p w14:paraId="0B2BB947" w14:textId="77777777" w:rsidR="00621651" w:rsidRDefault="00621651"/>
    <w:p w14:paraId="276F8B39" w14:textId="77777777" w:rsidR="00621651" w:rsidRDefault="00000000">
      <w:r>
        <w:t>Some see outcomes-based funding as a tool to achieve broader goals linked to the public good. Advocates in Illinois, for example, have worked to design elements of funding adequacy into their proposed formula, recognizing that under-resourced institutions may need additional support to improve outcomes.</w:t>
      </w:r>
      <w:r>
        <w:rPr>
          <w:vertAlign w:val="superscript"/>
        </w:rPr>
        <w:footnoteReference w:id="22"/>
      </w:r>
    </w:p>
    <w:p w14:paraId="7D3CC68C" w14:textId="77777777" w:rsidR="00621651" w:rsidRDefault="00621651"/>
    <w:p w14:paraId="1F99D595" w14:textId="77777777" w:rsidR="00621651" w:rsidRDefault="00000000">
      <w:r>
        <w:lastRenderedPageBreak/>
        <w:t>Underlying these discrete goals is a core belief that financial incentives can shift institutional priorities to focus more on student success. This view is often rooted in a broader accountability mindset: Policymakers and taxpayers want assurance that institutions are fulfilling their missions and providing high-quality education with public dollars. From this perspective, outcomes-based funding becomes a mechanism to hold institutions accountable for results, not just inputs or processes.</w:t>
      </w:r>
    </w:p>
    <w:p w14:paraId="6BA37E2F" w14:textId="77777777" w:rsidR="00621651" w:rsidRDefault="00000000">
      <w:pPr>
        <w:pStyle w:val="Heading2"/>
      </w:pPr>
      <w:bookmarkStart w:id="8" w:name="_3d8nr5p7hhpp" w:colFirst="0" w:colLast="0"/>
      <w:bookmarkEnd w:id="8"/>
      <w:r>
        <w:t>Evidence on the effectiveness of these models, however, remains mixed across different designs and implementations.</w:t>
      </w:r>
    </w:p>
    <w:p w14:paraId="7A2CAEBB" w14:textId="77777777" w:rsidR="00621651" w:rsidRDefault="00000000">
      <w:r>
        <w:t>Despite the growing enthusiasm for outcomes-based funding, evidence of its effectiveness remains mixed. Across 12 quantitative evaluations of outcomes-based state models, researchers found that states using these funding models did not outperform other states on key metrics.</w:t>
      </w:r>
      <w:r>
        <w:rPr>
          <w:vertAlign w:val="superscript"/>
        </w:rPr>
        <w:footnoteReference w:id="23"/>
      </w:r>
      <w:r>
        <w:t xml:space="preserve"> Others have documented limited impact on credential attainment,</w:t>
      </w:r>
      <w:r>
        <w:rPr>
          <w:vertAlign w:val="superscript"/>
        </w:rPr>
        <w:footnoteReference w:id="24"/>
      </w:r>
      <w:r>
        <w:t xml:space="preserve"> and one study found that an outcomes-based model negatively impacted state funding for Historically Black Colleges and Universities and similar institutions serving high concentrations of students from racially minoritized groups, raising concerns about exacerbating funding inequities.</w:t>
      </w:r>
      <w:r>
        <w:rPr>
          <w:vertAlign w:val="superscript"/>
        </w:rPr>
        <w:footnoteReference w:id="25"/>
      </w:r>
    </w:p>
    <w:p w14:paraId="1F383E16" w14:textId="77777777" w:rsidR="00621651" w:rsidRDefault="00621651"/>
    <w:p w14:paraId="4BB29919" w14:textId="77777777" w:rsidR="00621651" w:rsidRDefault="00000000">
      <w:r>
        <w:t xml:space="preserve">There could be several potential explanations for this lack of success, but one hypothesis is that outcomes-based funding policies often feature measures that are mismatched with institutional capacity or too attenuated to be meaningful. If the metrics selected do not align with what institutions can realistically influence, or if the funding tied to those metrics is too small to justify significant changes in practice, then an outcomes-based model will fail to move the needle. </w:t>
      </w:r>
    </w:p>
    <w:p w14:paraId="1DA83C62" w14:textId="77777777" w:rsidR="00621651" w:rsidRDefault="00621651"/>
    <w:p w14:paraId="5A214F72" w14:textId="77777777" w:rsidR="00621651" w:rsidRDefault="00000000">
      <w:r>
        <w:t>Another factor that affects the evidence pool is the wide variation in formula design. A study investigating just one outcome metric — certificate awards — found substantial variation in how states defined and used that metric for funding allocations.</w:t>
      </w:r>
      <w:r>
        <w:rPr>
          <w:vertAlign w:val="superscript"/>
        </w:rPr>
        <w:footnoteReference w:id="26"/>
      </w:r>
      <w:r>
        <w:t xml:space="preserve"> Combined across multiple different metrics and state contexts, this diversity makes it difficult to truly compare the effectiveness across outcomes-based funding models. </w:t>
      </w:r>
    </w:p>
    <w:p w14:paraId="4AF1AC11" w14:textId="77777777" w:rsidR="00621651" w:rsidRDefault="00621651"/>
    <w:p w14:paraId="3462F858" w14:textId="77777777" w:rsidR="00621651" w:rsidRDefault="00000000">
      <w:r>
        <w:lastRenderedPageBreak/>
        <w:t>However, some emerging qualitative evidence offers a more optimistic picture. Early reports from Texas, which modified its outcomes-based formula for community colleges in 2023, indicate that institutions are investing in student success initiatives in response to the new incentives.</w:t>
      </w:r>
      <w:r>
        <w:rPr>
          <w:vertAlign w:val="superscript"/>
        </w:rPr>
        <w:footnoteReference w:id="27"/>
      </w:r>
      <w:r>
        <w:t xml:space="preserve"> While it is too early to draw definitive conclusions, this suggests that when designed well, these formulas may serve as a strategy to push schools to increase their focus on student outcomes.</w:t>
      </w:r>
    </w:p>
    <w:p w14:paraId="53DE1E96" w14:textId="77777777" w:rsidR="00621651" w:rsidRDefault="00000000">
      <w:pPr>
        <w:pStyle w:val="Heading2"/>
      </w:pPr>
      <w:bookmarkStart w:id="9" w:name="_e9sq4p4f8ixz" w:colFirst="0" w:colLast="0"/>
      <w:bookmarkEnd w:id="9"/>
      <w:r>
        <w:t>Outcomes-based funding may still play a key role for state policymakers in ensuring “returns” on public investments.</w:t>
      </w:r>
    </w:p>
    <w:tbl>
      <w:tblPr>
        <w:tblStyle w:val="a1"/>
        <w:tblpPr w:leftFromText="187" w:rightFromText="187" w:vertAnchor="text" w:tblpX="4830" w:tblpY="22"/>
        <w:tblW w:w="52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250"/>
      </w:tblGrid>
      <w:tr w:rsidR="00621651" w14:paraId="3DC218E5" w14:textId="77777777">
        <w:trPr>
          <w:trHeight w:val="3189"/>
        </w:trPr>
        <w:tc>
          <w:tcPr>
            <w:tcW w:w="5250" w:type="dxa"/>
          </w:tcPr>
          <w:p w14:paraId="0B483970" w14:textId="77777777" w:rsidR="00621651" w:rsidRDefault="00000000">
            <w:commentRangeStart w:id="103"/>
            <w:r>
              <w:rPr>
                <w:b/>
                <w:bCs/>
              </w:rPr>
              <w:t>Sidebar: Outcomes-Based Funding as a Policy Tool</w:t>
            </w:r>
            <w:commentRangeEnd w:id="103"/>
            <w:r>
              <w:rPr>
                <w:rStyle w:val="CommentReference"/>
              </w:rPr>
              <w:commentReference w:id="103"/>
            </w:r>
          </w:p>
          <w:p w14:paraId="6CD0221A" w14:textId="77777777" w:rsidR="00621651" w:rsidRDefault="00000000">
            <w:r>
              <w:t>Using outcomes-based funding as an incentive tool assumes that institutions have the capacity to respond but lack motivation. However, poor performance can also be the result of insufficient resources rather than inadequate effort.</w:t>
            </w:r>
            <w:r>
              <w:rPr>
                <w:vertAlign w:val="superscript"/>
              </w:rPr>
              <w:footnoteReference w:id="28"/>
            </w:r>
            <w:r>
              <w:t xml:space="preserve"> This is a particularly common issue in states with large rural populations, where colleges may struggle with limited local revenue, declining enrollment, or difficulty attracting faculty.</w:t>
            </w:r>
          </w:p>
          <w:p w14:paraId="07B923EE" w14:textId="77777777" w:rsidR="00621651" w:rsidRDefault="00621651"/>
          <w:p w14:paraId="64A404E6" w14:textId="77777777" w:rsidR="00621651" w:rsidRDefault="00000000">
            <w:r>
              <w:t xml:space="preserve">In these cases, what is the appropriate state role in boosting student outcomes? Should the state provide additional resources to build capacity, or should it tie funding to performance and risk further destabilizing </w:t>
            </w:r>
            <w:commentRangeStart w:id="110"/>
            <w:r>
              <w:t>struggling institutions</w:t>
            </w:r>
            <w:commentRangeEnd w:id="110"/>
            <w:r>
              <w:rPr>
                <w:rStyle w:val="CommentReference"/>
              </w:rPr>
              <w:commentReference w:id="110"/>
            </w:r>
            <w:r>
              <w:t>? These are not easy questions, and they point to a fundamental tension in the design of outcomes-based models.</w:t>
            </w:r>
          </w:p>
          <w:p w14:paraId="035CE88A" w14:textId="77777777" w:rsidR="00621651" w:rsidRDefault="00621651"/>
          <w:p w14:paraId="1E51A8B6" w14:textId="77777777" w:rsidR="00621651" w:rsidRDefault="00000000">
            <w:r>
              <w:t xml:space="preserve">Moreover, there is the question of whether financial incentives are the right mechanism to change institutional behavior at all. Research suggests that government operates differently from business contexts, and performance incentives can have unintended consequences, such as narrowing focus to only what is measured, gaming the system, or neglecting </w:t>
            </w:r>
            <w:commentRangeStart w:id="109"/>
            <w:r>
              <w:t>harder-to-</w:t>
              <w:lastRenderedPageBreak/>
              <w:t>serve populations</w:t>
            </w:r>
            <w:commentRangeEnd w:id="109"/>
            <w:r>
              <w:rPr>
                <w:rStyle w:val="CommentReference"/>
              </w:rPr>
              <w:commentReference w:id="109"/>
            </w:r>
            <w:r>
              <w:t>.</w:t>
            </w:r>
            <w:r>
              <w:rPr>
                <w:vertAlign w:val="superscript"/>
              </w:rPr>
              <w:footnoteReference w:id="29"/>
            </w:r>
            <w:r>
              <w:t xml:space="preserve"> Policymakers should consider what other levers exist to promote accountability, such as program review processes, accreditation standards, or public reporting or transparency requirements.</w:t>
            </w:r>
          </w:p>
        </w:tc>
      </w:tr>
    </w:tbl>
    <w:p w14:paraId="5A41EDAB" w14:textId="77777777" w:rsidR="00621651" w:rsidRDefault="00000000">
      <w:r>
        <w:lastRenderedPageBreak/>
        <w:t>Given the mixed formal evidence, some stakeholders may be rightfully skeptical of outcomes-based funding models, but they are still appealing to many state policymakers who have limited alternative mechanisms for influencing higher education institutions. Regulating funding is one of the most significant levers state policymakers can wield to be good stewards of public funds and ensure that those dollars truly benefit constituents (who themselves are a complex group).</w:t>
      </w:r>
    </w:p>
    <w:p w14:paraId="2E47A937" w14:textId="77777777" w:rsidR="00621651" w:rsidRDefault="00621651"/>
    <w:p w14:paraId="0E3372A2" w14:textId="77777777" w:rsidR="00621651" w:rsidRDefault="00000000">
      <w:r>
        <w:t>This emphasis often leads to outcomes-based funding being discussed as a way to ensure a "return on public investment" in higher education</w:t>
      </w:r>
      <w:r>
        <w:rPr>
          <w:vertAlign w:val="superscript"/>
        </w:rPr>
        <w:footnoteReference w:id="30"/>
      </w:r>
      <w:r>
        <w:t xml:space="preserve"> — a framing that especially resonates with policymakers and taxpayers in fiscally conservative states. However, there is no consensus around a single definition of return on investment (ROI) in higher education, and different actors emphasize different types of returns.</w:t>
      </w:r>
      <w:r>
        <w:rPr>
          <w:vertAlign w:val="superscript"/>
        </w:rPr>
        <w:footnoteReference w:id="31"/>
      </w:r>
      <w:r>
        <w:t xml:space="preserve"> State policymakers typically focus on macroeconomic outcomes: More graduates in high-demand fields lead to higher employment rates, which in turn generate stronger tax revenues and economic growth. Businesses highlight the need for a skilled workforce and filling talent shortages in critical industries. Students, meanwhile, think of ROI in terms of individual earnings, debt repayment, and career stability. Advocates may point to broader social returns that are harder to quantify but no less important: greater civic participation, upward mobility, and increased opportunities both for historically marginalized groups and students who face unique obstacles.</w:t>
      </w:r>
      <w:r>
        <w:rPr>
          <w:vertAlign w:val="superscript"/>
        </w:rPr>
        <w:footnoteReference w:id="32"/>
      </w:r>
    </w:p>
    <w:p w14:paraId="66C1678C" w14:textId="77777777" w:rsidR="00621651" w:rsidRDefault="00621651"/>
    <w:p w14:paraId="24AE56A1" w14:textId="77777777" w:rsidR="00621651" w:rsidRDefault="00000000">
      <w:r>
        <w:t xml:space="preserve">These differing perspectives create challenges for policymakers designing outcomes-based funding models. Narrow definitions of ROI, such as earnings premiums or job placement rates, are easier to measure and </w:t>
        <w:lastRenderedPageBreak/>
        <w:t>communicate, but they risk reinforcing a transactional view of higher education that ignores its broader civic and social purposes. Broader definitions capture the full range of returns but are harder to quantify and tie directly to funding.</w:t>
      </w:r>
    </w:p>
    <w:p w14:paraId="4F3E2020" w14:textId="77777777" w:rsidR="00621651" w:rsidRDefault="00621651"/>
    <w:p w14:paraId="1D6349F6" w14:textId="77777777" w:rsidR="00621651" w:rsidRDefault="00000000">
      <w:r>
        <w:t>Moreover, there may be trade-offs when different priorities are in competition. For example, a funding formula that heavily rewards high-earning fields like engineering may inadvertently discourage institutions from investing in student success programs or promoting critical, but lower-earning fields (e.g., teaching).</w:t>
      </w:r>
    </w:p>
    <w:p w14:paraId="05193026" w14:textId="77777777" w:rsidR="00621651" w:rsidRDefault="00621651"/>
    <w:p w14:paraId="3258C3C0" w14:textId="77777777" w:rsidR="00621651" w:rsidRDefault="00000000">
      <w:r>
        <w:t>Outcomes-based funding policies require policymakers to balance competing priorities and determine what is most relevant, high-priority, and applicable in their state context. Designing outcomes-based systems that reflect the full public value of higher education thus requires a nuanced conversation about what "outcomes" and "return on investment" mean to different stakeholders.</w:t>
      </w:r>
    </w:p>
    <w:p w14:paraId="125A5B18" w14:textId="77777777" w:rsidR="00621651" w:rsidRDefault="00000000">
      <w:pPr>
        <w:pStyle w:val="Heading1"/>
      </w:pPr>
      <w:bookmarkStart w:id="10" w:name="_vhvc6ksq2ln" w:colFirst="0" w:colLast="0"/>
      <w:bookmarkEnd w:id="10"/>
      <w:r>
        <w:t>Design Considerations for Outcomes-Based Models</w:t>
      </w:r>
    </w:p>
    <w:p w14:paraId="2F655FFE" w14:textId="77777777" w:rsidR="00621651" w:rsidRDefault="00000000">
      <w:r>
        <w:t xml:space="preserve">Unlike traditional funding formulas, outcomes-based models are inherently complex, with multiple dimensions that allow for different configurations depending on a state’s priorities, prior funding model, existing data, and stakeholder interest. This section provides an overview of three aspects of outcomes-based funding models: </w:t>
      </w:r>
      <w:r>
        <w:rPr>
          <w:b/>
          <w:bCs/>
        </w:rPr>
        <w:t>outcome metrics, calculation and distribution methods, and implementation considerations.</w:t>
      </w:r>
      <w:r>
        <w:t xml:space="preserve"> Each aspect also includes an example of an existing outcomes-based formula that was crafted creatively or thoughtfully to meet that state’s priorities. These are not necessarily exemplars, but can help to highlight unconventional or newer approaches for consideration. At the end of this section is also a list of questions to guide interested stakeholders in thinking holistically about outcomes-based model design.</w:t>
      </w:r>
    </w:p>
    <w:p w14:paraId="5F20568F" w14:textId="77777777" w:rsidR="00621651" w:rsidRDefault="00000000">
      <w:pPr>
        <w:pStyle w:val="Heading2"/>
      </w:pPr>
      <w:bookmarkStart w:id="11" w:name="_jminjuu2dhgw" w:colFirst="0" w:colLast="0"/>
      <w:bookmarkEnd w:id="11"/>
      <w:r>
        <w:t>Outcomes can span traditional metrics, state-specific priorities, and creative measures that reflect a fuller picture of higher education’s value.</w:t>
      </w:r>
    </w:p>
    <w:p w14:paraId="76A58A22" w14:textId="77777777" w:rsidR="00621651" w:rsidRDefault="00000000">
      <w:r>
        <w:t>The first and most critical step in designing an outcomes-based funding model is aligning stakeholders on the desired impact. Policymakers must ask: What do we hope to achieve? This question is deceptively simple: Even stakeholders with similar goals may want to use different metrics to measure success, or there may not be existing data that can accurately capture the desired outcomes. Moreover, including too many metrics may blunt any incentive to move the needle on any one outcome as institutions spread their efforts thin trying to satisfy competing demands.</w:t>
      </w:r>
    </w:p>
    <w:p w14:paraId="47B1208E" w14:textId="77777777" w:rsidR="00621651" w:rsidRDefault="00621651"/>
    <w:tbl>
      <w:tblPr>
        <w:tblStyle w:val="a2"/>
        <w:tblW w:w="1007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070"/>
      </w:tblGrid>
      <w:tr w:rsidR="00621651" w14:paraId="635051A9" w14:textId="77777777">
        <w:tc>
          <w:tcPr>
            <w:tcW w:w="10070" w:type="dxa"/>
            <w:shd w:val="clear" w:color="auto" w:fill="CCE4E7"/>
          </w:tcPr>
          <w:p w14:paraId="713AB822" w14:textId="77777777" w:rsidR="00621651" w:rsidRDefault="00000000">
            <w:pPr>
              <w:rPr>
                <w:b/>
                <w:bCs/>
              </w:rPr>
            </w:pPr>
            <w:r>
              <w:rPr>
                <w:b/>
                <w:bCs/>
              </w:rPr>
              <w:t>Example: Texas's revamped two-year formula links funding directly to state policy goals by prioritizing high-value credentials.</w:t>
            </w:r>
          </w:p>
          <w:p w14:paraId="74B6D44E" w14:textId="77777777" w:rsidR="00621651" w:rsidRDefault="00621651"/>
          <w:p w14:paraId="24FB9A04" w14:textId="77777777" w:rsidR="00621651" w:rsidRDefault="00000000">
            <w:r>
              <w:t xml:space="preserve">In their 2023 redesign of the community college funding formula, a major priority for Texas policymakers was increasing attainment as a driver of economic prosperity for both employers and individuals. The state's current </w:t>
              <w:lastRenderedPageBreak/>
              <w:t>formula for two-year colleges reflects this goal through its primary outcome metric: credentials awarded. However, not all credentials are treated equally. Awards are eligible to count for funding only if they are "credentials of value," defined as providing "a positive return on investment within 10 years (on average), such that cumulative earnings will exceed students' initial investments."</w:t>
            </w:r>
            <w:r>
              <w:rPr>
                <w:vertAlign w:val="superscript"/>
              </w:rPr>
              <w:footnoteReference w:id="33"/>
            </w:r>
            <w:r>
              <w:t xml:space="preserve"> By linking funding to credentials that demonstrably improve students' economic outcomes, Texas has created a direct connection between its policy goals and its funding formula, providing a useful example of how a state can center its formula on a clearly articulated goal.</w:t>
            </w:r>
          </w:p>
        </w:tc>
      </w:tr>
    </w:tbl>
    <w:p w14:paraId="1B59A1CE" w14:textId="77777777" w:rsidR="00621651" w:rsidRDefault="00621651"/>
    <w:p w14:paraId="58A11468" w14:textId="77777777" w:rsidR="00621651" w:rsidRDefault="00000000">
      <w:r>
        <w:t xml:space="preserve">While traditional metrics like completion rates and time to degree remain important, the field’s definition of outcome metrics is evolving as stakeholders look for other ways to </w:t>
      </w:r>
      <w:commentRangeStart w:id="111"/>
      <w:r>
        <w:t>measure successfully achieving a goal</w:t>
      </w:r>
      <w:commentRangeEnd w:id="111"/>
      <w:r>
        <w:rPr>
          <w:rStyle w:val="CommentReference"/>
        </w:rPr>
        <w:commentReference w:id="111"/>
      </w:r>
      <w:r>
        <w:t>. For example, standard outcomes-based metrics may not consider the full range of underserved groups, including adult learners, justice-impacted students, former foster youth, or students with disabilities. Incorporating metrics that track the success of these populations can help ensure that funding formulas promote subgroup outcomes as well as overall system efficiency.</w:t>
      </w:r>
    </w:p>
    <w:p w14:paraId="3698B8F1" w14:textId="77777777" w:rsidR="00621651" w:rsidRDefault="00621651"/>
    <w:tbl>
      <w:tblPr>
        <w:tblStyle w:val="a3"/>
        <w:tblW w:w="1007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070"/>
      </w:tblGrid>
      <w:tr w:rsidR="00621651" w14:paraId="253FA7B5" w14:textId="77777777">
        <w:tc>
          <w:tcPr>
            <w:tcW w:w="10070" w:type="dxa"/>
            <w:shd w:val="clear" w:color="auto" w:fill="CCE4E7"/>
          </w:tcPr>
          <w:p w14:paraId="1BFBC341" w14:textId="77777777" w:rsidR="00621651" w:rsidRDefault="00000000">
            <w:pPr>
              <w:rPr>
                <w:b/>
                <w:bCs/>
              </w:rPr>
            </w:pPr>
            <w:r>
              <w:rPr>
                <w:b/>
                <w:bCs/>
              </w:rPr>
              <w:t>Example: Indiana’s revised funding model for both two- and four-year institutions recognizes disparate declines in outcomes for low-income and adult students.</w:t>
            </w:r>
          </w:p>
          <w:p w14:paraId="247E55F4" w14:textId="77777777" w:rsidR="00621651" w:rsidRDefault="00621651"/>
          <w:p w14:paraId="1DB4341B" w14:textId="77777777" w:rsidR="00621651" w:rsidRDefault="00000000">
            <w:r>
              <w:t xml:space="preserve">Data from Indiana shows that </w:t>
            </w:r>
            <w:commentRangeStart w:id="105"/>
            <w:r>
              <w:t>low-income and adult (25+) students</w:t>
            </w:r>
            <w:commentRangeEnd w:id="105"/>
            <w:r>
              <w:rPr>
                <w:rStyle w:val="CommentReference"/>
              </w:rPr>
              <w:commentReference w:id="105"/>
            </w:r>
            <w:r>
              <w:t xml:space="preserve"> have experienced larger declines in enrollment and completion than their comparison groups.</w:t>
            </w:r>
            <w:r>
              <w:rPr>
                <w:vertAlign w:val="superscript"/>
              </w:rPr>
              <w:footnoteReference w:id="34"/>
            </w:r>
            <w:r>
              <w:t xml:space="preserve"> These patterns also reflect a broader context where Indiana’s overall college-going rate decline is outpacing much of the nation, raising concerns about access, success, and competitiveness of the state’s labor market.</w:t>
            </w:r>
            <w:r>
              <w:rPr>
                <w:vertAlign w:val="superscript"/>
              </w:rPr>
              <w:footnoteReference w:id="35"/>
            </w:r>
            <w:r>
              <w:t xml:space="preserve"> Consequently, in 2024 state policymakers added </w:t>
            </w:r>
            <w:commentRangeStart w:id="106"/>
            <w:r>
              <w:t>low-income youth enrollment</w:t>
            </w:r>
            <w:commentRangeEnd w:id="106"/>
            <w:r>
              <w:rPr>
                <w:rStyle w:val="CommentReference"/>
              </w:rPr>
              <w:commentReference w:id="106"/>
            </w:r>
            <w:r>
              <w:t>, adult enrollment, and adult completion rates to the metrics evaluated for funding.</w:t>
            </w:r>
            <w:r>
              <w:rPr>
                <w:vertAlign w:val="superscript"/>
              </w:rPr>
              <w:footnoteReference w:id="36"/>
            </w:r>
            <w:r>
              <w:t xml:space="preserve"> By specifying these metrics, Indiana policymakers aimed to incentivize institutions to address these disparities and increase the college-going and success rates for </w:t>
            </w:r>
            <w:commentRangeStart w:id="107"/>
            <w:r>
              <w:t>low-income and adult students</w:t>
            </w:r>
            <w:commentRangeEnd w:id="107"/>
            <w:r>
              <w:rPr>
                <w:rStyle w:val="CommentReference"/>
              </w:rPr>
              <w:commentReference w:id="107"/>
            </w:r>
            <w:r>
              <w:t>.</w:t>
            </w:r>
          </w:p>
        </w:tc>
      </w:tr>
    </w:tbl>
    <w:p w14:paraId="16119190" w14:textId="77777777" w:rsidR="00621651" w:rsidRDefault="00621651"/>
    <w:p w14:paraId="3B0A0DBD" w14:textId="77777777" w:rsidR="00621651" w:rsidRDefault="00000000">
      <w:r>
        <w:t xml:space="preserve">Another consideration is rewarding institutions for non-enrollment “inputs” that are directly connected to student outcomes. This might include investing in student success or access programs, academic or career counseling, or speedy delivery of financial aid packages. These more holistic approaches recognize not just </w:t>
      </w:r>
      <w:r>
        <w:rPr>
          <w:i/>
          <w:iCs/>
        </w:rPr>
        <w:t>what</w:t>
      </w:r>
      <w:r>
        <w:t xml:space="preserve"> institutions produce, but also </w:t>
      </w:r>
      <w:r>
        <w:rPr>
          <w:i/>
          <w:iCs/>
        </w:rPr>
        <w:t>how</w:t>
      </w:r>
      <w:r>
        <w:t xml:space="preserve"> they get there — in other words, the specific inputs and processes that must </w:t>
        <w:lastRenderedPageBreak/>
        <w:t>be included to achieve those results. Institutions facing enrollment declines or changing demographics that affect other portions of their funding thus can still earn state funding for delivering high-quality programs.</w:t>
      </w:r>
    </w:p>
    <w:p w14:paraId="0BBDEFFE" w14:textId="77777777" w:rsidR="00621651" w:rsidRDefault="00621651"/>
    <w:tbl>
      <w:tblPr>
        <w:tblStyle w:val="a4"/>
        <w:tblW w:w="1007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070"/>
      </w:tblGrid>
      <w:tr w:rsidR="00621651" w14:paraId="2DA8F3DC" w14:textId="77777777">
        <w:tc>
          <w:tcPr>
            <w:tcW w:w="10070" w:type="dxa"/>
            <w:shd w:val="clear" w:color="auto" w:fill="CCE4E7"/>
          </w:tcPr>
          <w:p w14:paraId="10AC9F12" w14:textId="77777777" w:rsidR="00621651" w:rsidRDefault="00000000">
            <w:pPr>
              <w:rPr>
                <w:b/>
                <w:bCs/>
              </w:rPr>
            </w:pPr>
            <w:r>
              <w:rPr>
                <w:b/>
                <w:bCs/>
              </w:rPr>
              <w:t>Example: Tennessee's two- and four-year funding formulas reward institutions for high-quality programming in addition to student outcomes.</w:t>
            </w:r>
          </w:p>
          <w:p w14:paraId="495F2711" w14:textId="77777777" w:rsidR="00621651" w:rsidRDefault="00621651"/>
          <w:p w14:paraId="626A937C" w14:textId="77777777" w:rsidR="00621651" w:rsidRDefault="00000000">
            <w:r>
              <w:t>Tennessee offers an example of how states can look beyond typical outcome metrics to fulfill their goals. While the outcomes-based component of its formula still considers many of the usual measures (e.g., completions, progression), community colleges in Tennessee can earn up to 5.45% additional funding based on a “quality assurance score,” which is determined using a rubric that considers performance on seven standards related to student learning, engagement, access, and success.</w:t>
            </w:r>
            <w:r>
              <w:rPr>
                <w:vertAlign w:val="superscript"/>
              </w:rPr>
              <w:footnoteReference w:id="37"/>
            </w:r>
            <w:r>
              <w:t xml:space="preserve"> For example, a significant portion (25% for colleges, 35% for universities) of the quality assurance score is tied to maintaining good standing with accreditors as measured by external evaluations.</w:t>
            </w:r>
            <w:r>
              <w:rPr>
                <w:vertAlign w:val="superscript"/>
              </w:rPr>
              <w:footnoteReference w:id="38"/>
            </w:r>
            <w:r>
              <w:t xml:space="preserve"> These standards are reevaluated every five years to ensure relevance and ongoing alignment with state priorities.</w:t>
            </w:r>
            <w:r>
              <w:rPr>
                <w:vertAlign w:val="superscript"/>
              </w:rPr>
              <w:footnoteReference w:id="39"/>
            </w:r>
          </w:p>
        </w:tc>
      </w:tr>
    </w:tbl>
    <w:p w14:paraId="45A00368" w14:textId="77777777" w:rsidR="00621651" w:rsidRDefault="00621651"/>
    <w:p w14:paraId="26AF875F" w14:textId="77777777" w:rsidR="00621651" w:rsidRDefault="00000000">
      <w:r>
        <w:t>There are also less quantifiable externalities that remain valuable. Civic engagement and democratic participation are among the most significant benefits of higher education; graduates are more likely to vote,</w:t>
      </w:r>
      <w:r>
        <w:rPr>
          <w:vertAlign w:val="superscript"/>
        </w:rPr>
        <w:footnoteReference w:id="40"/>
      </w:r>
      <w:r>
        <w:t xml:space="preserve"> volunteer,</w:t>
      </w:r>
      <w:r>
        <w:rPr>
          <w:vertAlign w:val="superscript"/>
        </w:rPr>
        <w:footnoteReference w:id="41"/>
      </w:r>
      <w:r>
        <w:t xml:space="preserve"> and serve in leadership roles.</w:t>
      </w:r>
      <w:r>
        <w:rPr>
          <w:vertAlign w:val="superscript"/>
        </w:rPr>
        <w:footnoteReference w:id="42"/>
      </w:r>
      <w:r>
        <w:t xml:space="preserve"> Lifelong learning skills are another important outcome, as higher </w:t>
        <w:lastRenderedPageBreak/>
        <w:t>education equips individuals for reskilling and upskilling over a lifetime</w:t>
      </w:r>
      <w:r>
        <w:rPr>
          <w:vertAlign w:val="superscript"/>
        </w:rPr>
        <w:footnoteReference w:id="43"/>
      </w:r>
      <w:r>
        <w:t xml:space="preserve"> — something difficult to capture in short-term metrics. Relatedly, greater social mobility is correlated with higher attainment and can be measured using individuals’ lifetime earnings;</w:t>
      </w:r>
      <w:r>
        <w:rPr>
          <w:vertAlign w:val="superscript"/>
        </w:rPr>
        <w:footnoteReference w:id="44"/>
      </w:r>
      <w:r>
        <w:t xml:space="preserve"> however, it can also transform the trajectory of graduates' children and break cycles of poverty across generations, which is harder to measure. Finally, institutions often serve as anchors in their communities, contributing to cultural life, civic stability, and regional development in ways that extend far beyond individual student outcomes.</w:t>
      </w:r>
      <w:r>
        <w:rPr>
          <w:vertAlign w:val="superscript"/>
        </w:rPr>
        <w:footnoteReference w:id="45"/>
      </w:r>
    </w:p>
    <w:p w14:paraId="36E91224" w14:textId="77777777" w:rsidR="00621651" w:rsidRDefault="00621651"/>
    <w:p w14:paraId="2669C59F" w14:textId="77777777" w:rsidR="00621651" w:rsidRDefault="00000000">
      <w:r>
        <w:t>Measuring these outcomes is particularly hard, but not impossible. Stakeholders might consider second-order, measurable effects that are less tied to individual students: For example, research has shown that degree-holders rely less on social services or direct fiscal benefits, saving state and local governments up to $82,000 per individual.</w:t>
      </w:r>
      <w:r>
        <w:rPr>
          <w:vertAlign w:val="superscript"/>
        </w:rPr>
        <w:footnoteReference w:id="46"/>
      </w:r>
      <w:r>
        <w:t xml:space="preserve"> These types of measures could be especially helpful in states where a significant amount of institutional funding comes from local sources, as a way to gain buy-in and show value for local constituents. Even if these outcomes are not tied to particularly large sums of money, including them in the formula can signal their importance to stakeholders and institutions.</w:t>
      </w:r>
    </w:p>
    <w:p w14:paraId="42CF36BC" w14:textId="77777777" w:rsidR="00621651" w:rsidRDefault="00621651"/>
    <w:tbl>
      <w:tblPr>
        <w:tblStyle w:val="a5"/>
        <w:tblW w:w="1007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070"/>
      </w:tblGrid>
      <w:tr w:rsidR="00621651" w14:paraId="65FE0AAE" w14:textId="77777777">
        <w:tc>
          <w:tcPr>
            <w:tcW w:w="10070" w:type="dxa"/>
            <w:shd w:val="clear" w:color="auto" w:fill="CCE4E7"/>
          </w:tcPr>
          <w:p w14:paraId="22739933" w14:textId="77777777" w:rsidR="00621651" w:rsidRDefault="00000000">
            <w:pPr>
              <w:rPr>
                <w:b/>
                <w:bCs/>
              </w:rPr>
            </w:pPr>
            <w:r>
              <w:rPr>
                <w:b/>
                <w:bCs/>
              </w:rPr>
              <w:t>Example: Michigan’s two-year funding formula offers an example of a creative metric measuring how institutions contribute to their local communities.</w:t>
            </w:r>
          </w:p>
          <w:p w14:paraId="47C8F745" w14:textId="77777777" w:rsidR="00621651" w:rsidRDefault="00621651"/>
          <w:p w14:paraId="03C2DF52" w14:textId="3465A65A" w:rsidR="00621651" w:rsidRDefault="00000000">
            <w:r>
              <w:t>Michigan's outcomes-based funding formula for two-year colleges allocates 5% of formula funding to a "Local Strategic Value" component.</w:t>
            </w:r>
            <w:r>
              <w:rPr>
                <w:vertAlign w:val="superscript"/>
              </w:rPr>
              <w:footnoteReference w:id="47"/>
            </w:r>
            <w:r>
              <w:t xml:space="preserve"> Developed in collaboration with the Michigan Community College Association, </w:t>
              <w:lastRenderedPageBreak/>
              <w:t>the metric requires institutions to certify compliance with four out of five "best practices" within three categories: economic development and business/industry partnerships, educational partnerships, and community services.</w:t>
            </w:r>
            <w:r>
              <w:rPr>
                <w:vertAlign w:val="superscript"/>
              </w:rPr>
              <w:footnoteReference w:id="48"/>
            </w:r>
            <w:r>
              <w:t xml:space="preserve"> This approach acknowledges that colleges contribute to public value in many ways, and funding formulas can use creatively designed metrics to reflect this multifaceted role.</w:t>
            </w:r>
          </w:p>
        </w:tc>
      </w:tr>
    </w:tbl>
    <w:p w14:paraId="5DEC9066" w14:textId="77777777" w:rsidR="00621651" w:rsidRDefault="00621651"/>
    <w:p w14:paraId="576C7511" w14:textId="77777777" w:rsidR="00621651" w:rsidRDefault="00000000">
      <w:r>
        <w:t xml:space="preserve">The mixed evidence on outcomes-based funding’s effectiveness may stem, in part, from overly narrow definitions of what counts as "performance." Older outcomes-based models have largely focused on a limited set of metrics like completion rates and time to degree. While these measures matter, they </w:t>
      </w:r>
      <w:commentRangeStart w:id="101"/>
      <w:del w:id="202" w:author="Claude" w:date="2026-02-19T00:00:00Z">
        <w:r>
          <w:delText>don’t</w:delText>
        </w:r>
      </w:del>
      <w:ins w:id="203" w:author="Claude" w:date="2026-02-19T00:00:00Z">
        <w:r>
          <w:t>do not</w:t>
        </w:r>
      </w:ins>
      <w:commentRangeEnd w:id="101"/>
      <w:r>
        <w:rPr>
          <w:rStyle w:val="CommentReference"/>
        </w:rPr>
        <w:commentReference w:id="101"/>
      </w:r>
      <w:r>
        <w:t xml:space="preserve"> capture the full range of ways institutions can contribute to state goals or student success. Rather than defaulting to conventional metrics, stakeholders might experiment with measuring student support services, community partnerships, or longer-term economic and civic outcomes. The examples in this section illustrate that there </w:t>
      </w:r>
      <w:commentRangeStart w:id="102"/>
      <w:del w:id="204" w:author="Claude" w:date="2026-02-19T00:00:00Z">
        <w:r>
          <w:delText>isn’t</w:delText>
        </w:r>
      </w:del>
      <w:ins w:id="205" w:author="Claude" w:date="2026-02-19T00:00:00Z">
        <w:r>
          <w:t>is not</w:t>
        </w:r>
      </w:ins>
      <w:commentRangeEnd w:id="102"/>
      <w:r>
        <w:rPr>
          <w:rStyle w:val="CommentReference"/>
        </w:rPr>
        <w:commentReference w:id="102"/>
      </w:r>
      <w:r>
        <w:t xml:space="preserve"> one right way to design an outcomes-based model, and that thoughtful experimentation with new approaches may better align funding with the multifaceted goals of higher education.</w:t>
      </w:r>
    </w:p>
    <w:p w14:paraId="76D3E91C" w14:textId="77777777" w:rsidR="00621651" w:rsidRDefault="00000000">
      <w:pPr>
        <w:pStyle w:val="Heading2"/>
      </w:pPr>
      <w:bookmarkStart w:id="12" w:name="_qn8y1kl7svwr" w:colFirst="0" w:colLast="0"/>
      <w:bookmarkEnd w:id="12"/>
      <w:r>
        <w:t>Different ways of calculating and distributing funding can also shape institutional behavior.</w:t>
      </w:r>
    </w:p>
    <w:p w14:paraId="3AA2D281" w14:textId="77777777" w:rsidR="00621651" w:rsidRDefault="00000000">
      <w:r>
        <w:t>The metrics themselves are only part of the story: How those metrics are used can significantly alter both funding levels and institutional behavior. Different methods of calculation (e.g., headcounts, percentages, multi-year averages, weighted averages, relative growth) can produce different funding allocations for institutions with identical raw performance data. Certain goals might be best met by weighting existing metrics, rather than adding new metrics — for example, credentials awarded to first-generation students might have a premium compared to other students. Early research has found that premiums for science, technology, engineering, and math (STEM) fields have led to increases in credentials in those fields.</w:t>
      </w:r>
      <w:r>
        <w:rPr>
          <w:vertAlign w:val="superscript"/>
        </w:rPr>
        <w:footnoteReference w:id="49"/>
      </w:r>
    </w:p>
    <w:p w14:paraId="137277F5" w14:textId="77777777" w:rsidR="00621651" w:rsidRDefault="00621651"/>
    <w:p w14:paraId="2970A45C" w14:textId="77777777" w:rsidR="00621651" w:rsidRDefault="00000000">
      <w:r>
        <w:t>Some states use a scoring system based on points, while others multiply raw outcomes data by established statewide rates that are usually tied to program costs. When states use the latter approach, it is essential that the rates reflect actual program costs and are updated regularly to account for inflation and changing expenses. Rates that remain static over time can inadvertently disincentivize institutions from offering certain programs, even if those programs are high priority from a policy perspective.</w:t>
      </w:r>
    </w:p>
    <w:p w14:paraId="615E134B" w14:textId="77777777" w:rsidR="00621651" w:rsidRDefault="00621651"/>
    <w:tbl>
      <w:tblPr>
        <w:tblStyle w:val="a6"/>
        <w:tblW w:w="1007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070"/>
      </w:tblGrid>
      <w:tr w:rsidR="00621651" w14:paraId="6ACA7026" w14:textId="77777777">
        <w:tc>
          <w:tcPr>
            <w:tcW w:w="10070" w:type="dxa"/>
            <w:shd w:val="clear" w:color="auto" w:fill="CCE4E7"/>
          </w:tcPr>
          <w:p w14:paraId="71171516" w14:textId="77777777" w:rsidR="00621651" w:rsidRDefault="00000000">
            <w:pPr>
              <w:rPr>
                <w:b/>
                <w:bCs/>
              </w:rPr>
            </w:pPr>
            <w:r>
              <w:rPr>
                <w:b/>
                <w:bCs/>
              </w:rPr>
              <w:t>Example: Ohio’s four-year funding formula combines multi-year averages with annually updated cost rates to ensure that the formula is up to date without letting temporary changes bias the data.</w:t>
            </w:r>
          </w:p>
          <w:p w14:paraId="1D90DBF7" w14:textId="77777777" w:rsidR="00621651" w:rsidRDefault="00621651"/>
          <w:p w14:paraId="595346A8" w14:textId="77777777" w:rsidR="00621651" w:rsidRDefault="00000000">
            <w:r>
              <w:t>Ohio's four-year formula relies mainly on two outcome metrics: course completions and degree attainment.</w:t>
            </w:r>
            <w:r>
              <w:rPr>
                <w:vertAlign w:val="superscript"/>
              </w:rPr>
              <w:footnoteReference w:id="50"/>
            </w:r>
            <w:r>
              <w:t xml:space="preserve"> Both are calculated using three-year averages to smooth out year-to-year fluctuations and account for outliers.</w:t>
            </w:r>
            <w:r>
              <w:rPr>
                <w:vertAlign w:val="superscript"/>
              </w:rPr>
              <w:footnoteReference w:id="51"/>
            </w:r>
            <w:r>
              <w:t xml:space="preserve"> These averages are then multiplied by rates calculated by the Ohio Department of Higher Education. To ensure that the rates remain reflective of current expenses, the department updates them annually and calculates them using actual expenditures across all four-year institutions.</w:t>
            </w:r>
            <w:r>
              <w:rPr>
                <w:vertAlign w:val="superscript"/>
              </w:rPr>
              <w:footnoteReference w:id="52"/>
            </w:r>
            <w:r>
              <w:t xml:space="preserve"> This approach provides stability for institutions while ensuring that funding remains aligned with real costs.</w:t>
            </w:r>
          </w:p>
        </w:tc>
      </w:tr>
    </w:tbl>
    <w:p w14:paraId="733D48D4" w14:textId="77777777" w:rsidR="00621651" w:rsidRDefault="00621651"/>
    <w:p w14:paraId="111FE3EE" w14:textId="77777777" w:rsidR="00621651" w:rsidRDefault="00000000">
      <w:r>
        <w:t>Distribution methods — or, how funding is allocated after metrics are calculated — also matter. In some states, funding is distributed based on an institution's individual performance relative to other institutions in the state. This approach incentivizes cross-institution competition, which may drive higher outcomes but could also discourage statewide collaboration. Other states opt to compare IHEs’ current metrics against their past performance, to account for variety in institutional context. If institutions are competing against themselves, leaders may feel as though it is more realistic to drive increases in student outcomes, rather than competing with an IHE who might have different population demographics or local revenue bases.</w:t>
      </w:r>
    </w:p>
    <w:p w14:paraId="0F77DF21" w14:textId="77777777" w:rsidR="00621651" w:rsidRDefault="00621651"/>
    <w:tbl>
      <w:tblPr>
        <w:tblStyle w:val="a7"/>
        <w:tblW w:w="1007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070"/>
      </w:tblGrid>
      <w:tr w:rsidR="00621651" w14:paraId="4F3FE8B0" w14:textId="77777777">
        <w:tc>
          <w:tcPr>
            <w:tcW w:w="10070" w:type="dxa"/>
            <w:shd w:val="clear" w:color="auto" w:fill="CCE4E7"/>
          </w:tcPr>
          <w:p w14:paraId="04B7BB46" w14:textId="77777777" w:rsidR="00621651" w:rsidRDefault="00000000">
            <w:pPr>
              <w:rPr>
                <w:b/>
                <w:bCs/>
              </w:rPr>
            </w:pPr>
            <w:r>
              <w:rPr>
                <w:b/>
                <w:bCs/>
              </w:rPr>
              <w:t>Example: The four-year formulas in Kentucky and Colorado offer a juxtaposition of two different approaches to distributing funding.</w:t>
            </w:r>
          </w:p>
          <w:p w14:paraId="17982E72" w14:textId="77777777" w:rsidR="00621651" w:rsidRDefault="00621651"/>
          <w:p w14:paraId="443A7FDD" w14:textId="77777777" w:rsidR="00621651" w:rsidRDefault="00000000">
            <w:r>
              <w:t>Kentucky's four-year formula uses the competitive approach: for each of its five metrics, institutions earn funding based on their share of the system-wide total volume of that metric.</w:t>
            </w:r>
            <w:r>
              <w:rPr>
                <w:vertAlign w:val="superscript"/>
              </w:rPr>
              <w:footnoteReference w:id="53"/>
            </w:r>
            <w:r>
              <w:t xml:space="preserve"> The advantage of this method is simplicity, but the disadvantage is that institutions are competing with each other rather than working toward shared statewide goals.</w:t>
            </w:r>
          </w:p>
          <w:p w14:paraId="134820D2" w14:textId="77777777" w:rsidR="00621651" w:rsidRDefault="00621651"/>
          <w:p w14:paraId="511FE278" w14:textId="77777777" w:rsidR="00621651" w:rsidRDefault="00000000">
            <w:r>
              <w:t>In contrast, Colorado’s formula measures performance by relative growth. For each of the eight metrics used, the change in an institution’s data is multiplied by its prior year's appropriation share and normalized to calculate the current year's share of total funding.</w:t>
            </w:r>
            <w:r>
              <w:rPr>
                <w:vertAlign w:val="superscript"/>
              </w:rPr>
              <w:footnoteReference w:id="54"/>
            </w:r>
            <w:r>
              <w:t xml:space="preserve"> This method allows IHEs to compete against their past performance, but it is more complex, and it is not always clear exactly how an increase in any outcome metric will translate into additional funding.</w:t>
            </w:r>
          </w:p>
        </w:tc>
      </w:tr>
    </w:tbl>
    <w:p w14:paraId="61CE92A2" w14:textId="77777777" w:rsidR="00621651" w:rsidRDefault="00000000">
      <w:pPr>
        <w:pStyle w:val="Heading2"/>
      </w:pPr>
      <w:bookmarkStart w:id="13" w:name="_k8ywciobpbm8" w:colFirst="0" w:colLast="0"/>
      <w:bookmarkEnd w:id="13"/>
      <w:r>
        <w:lastRenderedPageBreak/>
        <w:t>Considering practical implementation strategies is crucial for mitigating risks and facilitating success.</w:t>
      </w:r>
    </w:p>
    <w:p w14:paraId="4CDC43DE" w14:textId="77777777" w:rsidR="00621651" w:rsidRDefault="00000000">
      <w:r>
        <w:t xml:space="preserve">Finally, states should consider what implementation will look like, including how much funding will ultimately be tied to outcomes calculations. Without sufficient funding at stake, even a well-designed outcomes-based model is unlikely to influence institutional behavior. On the other hand, tying 100% of funding to outcomes without careful implementation can also destabilize institutional budgets and inadvertently take funding away from student success initiatives or state priorities. For IHEs that already lack sufficient resources and consequently perform poorly, further withholding of funds could only exacerbate the issues rather than improving students’ experiences and outcomes. </w:t>
      </w:r>
    </w:p>
    <w:p w14:paraId="39246E85" w14:textId="77777777" w:rsidR="00621651" w:rsidRDefault="00621651"/>
    <w:p w14:paraId="45B0BA1C" w14:textId="77777777" w:rsidR="00621651" w:rsidRDefault="00000000">
      <w:r>
        <w:t>To ensure that outcomes-based formulas are as effective as possible, policymakers should gather a diverse set of stakeholders to holistically assess the current state of institutions’ performance, students’ experiences, and challenges facing both students and IHEs. These stakeholders should be involved throughout the design process, including through technical modeling, to give feedback on how changes to the formula may impact funding levels and program choices. Policymakers might also consider implementation guardrails, such as funding floors, hold-harmless provisions, or timelines that give IHEs time to align budgets and programs with new requirements. Finally, states should plan continuous improvement cycles to evaluate and refine their formulas over time. Only by tracking data and analyzing change over time will stakeholders learn whether an outcomes-based funding model has achieved its goals.</w:t>
      </w:r>
      <w:r>
        <w:rPr>
          <w:vertAlign w:val="superscript"/>
        </w:rPr>
        <w:footnoteReference w:id="55"/>
      </w:r>
    </w:p>
    <w:p w14:paraId="27E09D30" w14:textId="77777777" w:rsidR="00621651" w:rsidRDefault="00621651"/>
    <w:tbl>
      <w:tblPr>
        <w:tblStyle w:val="a8"/>
        <w:tblW w:w="1007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070"/>
      </w:tblGrid>
      <w:tr w:rsidR="00621651" w14:paraId="4F3F4316" w14:textId="77777777">
        <w:tc>
          <w:tcPr>
            <w:tcW w:w="10070" w:type="dxa"/>
            <w:shd w:val="clear" w:color="auto" w:fill="CCE4E7"/>
          </w:tcPr>
          <w:p w14:paraId="6EFB0C2F" w14:textId="77777777" w:rsidR="00621651" w:rsidRDefault="00000000">
            <w:pPr>
              <w:rPr>
                <w:b/>
                <w:bCs/>
              </w:rPr>
            </w:pPr>
            <w:r>
              <w:rPr>
                <w:b/>
                <w:bCs/>
              </w:rPr>
              <w:t>Example: Oregon’s recent redesign of its community college funding formula included an extended implementation timeline for stability as well as established review cycles.</w:t>
            </w:r>
          </w:p>
          <w:p w14:paraId="300F476F" w14:textId="77777777" w:rsidR="00621651" w:rsidRDefault="00621651"/>
          <w:p w14:paraId="5534376D" w14:textId="77777777" w:rsidR="00621651" w:rsidRDefault="00000000">
            <w:r>
              <w:t xml:space="preserve">In 2023, Oregon redesigned its community college formula to add two student-focused components—Student Support and Student Success—prioritizing </w:t>
            </w:r>
            <w:commentRangeStart w:id="108"/>
            <w:r>
              <w:t>low-income, adult, career and technical education, and underrepresented learners</w:t>
            </w:r>
            <w:commentRangeEnd w:id="108"/>
            <w:r>
              <w:rPr>
                <w:rStyle w:val="CommentReference"/>
              </w:rPr>
              <w:commentReference w:id="108"/>
            </w:r>
            <w:r>
              <w:t>, with a long-run target of dedicating 10% of the Community College Support Fund (CCSF) to these areas.</w:t>
            </w:r>
            <w:r>
              <w:rPr>
                <w:vertAlign w:val="superscript"/>
              </w:rPr>
              <w:footnoteReference w:id="56"/>
            </w:r>
            <w:r>
              <w:t xml:space="preserve"> To protect stability, the state is phasing in the outcomes components over five years, from $12.5 million in FY25 to $37 million in FY29.</w:t>
            </w:r>
            <w:r>
              <w:rPr>
                <w:vertAlign w:val="superscript"/>
              </w:rPr>
              <w:footnoteReference w:id="57"/>
            </w:r>
            <w:r>
              <w:t xml:space="preserve"> From FY30 on, the outcomes-based component will stay a </w:t>
              <w:lastRenderedPageBreak/>
              <w:t>constant 10% of the total state appropriations.</w:t>
            </w:r>
            <w:r>
              <w:rPr>
                <w:vertAlign w:val="superscript"/>
              </w:rPr>
              <w:footnoteReference w:id="58"/>
            </w:r>
            <w:r>
              <w:t xml:space="preserve"> The initial five-year implementation timeline also includes a review cycle after two years specifically to examine unintended consequences of the new formula, after which reviews will continue every five years.</w:t>
            </w:r>
            <w:r>
              <w:rPr>
                <w:vertAlign w:val="superscript"/>
              </w:rPr>
              <w:footnoteReference w:id="59"/>
            </w:r>
            <w:r>
              <w:t xml:space="preserve"> Finally, colleges can also request one-time funds from the CCSF Strategic Fund — a set-aside for statewide initiatives and efforts to meet new legislative requirements — to support implementation.</w:t>
            </w:r>
            <w:r>
              <w:rPr>
                <w:vertAlign w:val="superscript"/>
              </w:rPr>
              <w:footnoteReference w:id="60"/>
            </w:r>
            <w:r>
              <w:t xml:space="preserve"> A corresponding increase in appropriations for the Strategic Fund reflects this support, totaling $6.4 million for the 2025–27 biennium (up from $5.9 million for 2023–25).</w:t>
            </w:r>
            <w:r>
              <w:rPr>
                <w:vertAlign w:val="superscript"/>
              </w:rPr>
              <w:footnoteReference w:id="61"/>
            </w:r>
            <w:r>
              <w:t xml:space="preserve"> The multiyear timeline, attention to continuous improvement, and extra implementation support all signal thoughtful attention to stability and institutional capacity as the state works to integrate and scale the new student success components.</w:t>
            </w:r>
          </w:p>
        </w:tc>
      </w:tr>
    </w:tbl>
    <w:p w14:paraId="48FD91D0" w14:textId="77777777" w:rsidR="00621651" w:rsidRDefault="00621651">
      <w:pPr>
        <w:pBdr>
          <w:bottom w:val="single" w:sz="4" w:space="1" w:color="000000"/>
        </w:pBdr>
      </w:pPr>
    </w:p>
    <w:p w14:paraId="42CFA4D7" w14:textId="77777777" w:rsidR="00621651" w:rsidRDefault="00621651">
      <w:pPr>
        <w:pBdr>
          <w:bottom w:val="single" w:sz="4" w:space="1" w:color="000000"/>
        </w:pBdr>
      </w:pPr>
    </w:p>
    <w:p w14:paraId="32F3A280" w14:textId="77777777" w:rsidR="00621651" w:rsidRDefault="00000000">
      <w:pPr>
        <w:pStyle w:val="Heading2"/>
      </w:pPr>
      <w:bookmarkStart w:id="14" w:name="_370dcquczn93" w:colFirst="0" w:colLast="0"/>
      <w:bookmarkEnd w:id="14"/>
      <w:r>
        <w:t>Questions to Consider</w:t>
      </w:r>
    </w:p>
    <w:p w14:paraId="47ADCC89" w14:textId="77777777" w:rsidR="00621651" w:rsidRDefault="00000000">
      <w:r>
        <w:t>As states contemplate whether to adopt or revise outcomes-based funding models, several questions can help guide discussion and decision-making:</w:t>
      </w:r>
    </w:p>
    <w:p w14:paraId="718C7AE9" w14:textId="77777777" w:rsidR="00621651" w:rsidRDefault="00621651"/>
    <w:p w14:paraId="35542000" w14:textId="77777777" w:rsidR="00621651" w:rsidRDefault="00000000">
      <w:r>
        <w:rPr>
          <w:b/>
          <w:bCs/>
        </w:rPr>
        <w:t>Does the state have clearly articulated goals for its higher education system?</w:t>
      </w:r>
      <w:r>
        <w:t xml:space="preserve"> Without clear goals, it will be difficult to design an effective funding formula. Who have been the primary stakeholders engaged in developing those goals? Are there disagreements about priorities, and how might those be addressed?</w:t>
      </w:r>
    </w:p>
    <w:p w14:paraId="775C744B" w14:textId="77777777" w:rsidR="00621651" w:rsidRDefault="00621651">
      <w:pPr>
        <w:rPr>
          <w:b/>
          <w:bCs/>
        </w:rPr>
      </w:pPr>
    </w:p>
    <w:p w14:paraId="30E64859" w14:textId="77777777" w:rsidR="00621651" w:rsidRDefault="00000000">
      <w:r>
        <w:rPr>
          <w:b/>
          <w:bCs/>
        </w:rPr>
        <w:t>Who are the key stakeholders that would be most impacted by a new funding model? Is there existing interest in an outcomes-based funding approach?</w:t>
      </w:r>
      <w:r>
        <w:t xml:space="preserve"> Building broad support for outcomes-based funding is essential for successful implementation. Resistance from institutional leaders, faculty, or students can undermine even well-designed models.</w:t>
      </w:r>
    </w:p>
    <w:p w14:paraId="0D7255C7" w14:textId="77777777" w:rsidR="00621651" w:rsidRDefault="00621651">
      <w:pPr>
        <w:rPr>
          <w:b/>
          <w:bCs/>
        </w:rPr>
      </w:pPr>
    </w:p>
    <w:p w14:paraId="765165CB" w14:textId="77777777" w:rsidR="00621651" w:rsidRDefault="00000000">
      <w:r>
        <w:rPr>
          <w:b/>
          <w:bCs/>
        </w:rPr>
        <w:lastRenderedPageBreak/>
        <w:t>Given a state’s specific context, how much funding is appropriate for incentivizing behavior change without adverse effects?</w:t>
      </w:r>
      <w:r>
        <w:t xml:space="preserve"> Tying too little funding to outcomes may fail to motivate change, while tying too much can create financial instability and encourage gaming the system.</w:t>
      </w:r>
    </w:p>
    <w:p w14:paraId="2BBB06EC" w14:textId="77777777" w:rsidR="00621651" w:rsidRDefault="00621651">
      <w:pPr>
        <w:rPr>
          <w:b/>
          <w:bCs/>
        </w:rPr>
      </w:pPr>
    </w:p>
    <w:p w14:paraId="41054E0C" w14:textId="77777777" w:rsidR="00621651" w:rsidRDefault="00000000">
      <w:r>
        <w:rPr>
          <w:b/>
          <w:bCs/>
        </w:rPr>
        <w:t>Can the state's goals be captured in an outcomes-based funding framework?</w:t>
      </w:r>
      <w:r>
        <w:t xml:space="preserve"> Some goals, such as increasing degree completion or improving job placement rates, lend themselves to quantification and incorporation into funding formulas. For these metrics, the next question is what data currently exists — perhaps in a state’s longitudinal data system, for example — to capture that goal and set expectations for future improvement. Other goals, such as promoting civic engagement or supporting regional development, are harder to measure but no less important. Policymakers must determine whether an outcomes-based funding model is the right tool for advancing their priorities.</w:t>
      </w:r>
    </w:p>
    <w:p w14:paraId="038FF2B0" w14:textId="77777777" w:rsidR="00621651" w:rsidRDefault="00621651"/>
    <w:p w14:paraId="445DF2A0" w14:textId="77777777" w:rsidR="00621651" w:rsidRDefault="00000000">
      <w:r>
        <w:rPr>
          <w:b/>
          <w:bCs/>
        </w:rPr>
        <w:t>Which entity in the state will be responsible for stewarding and implementing the outcomes-based formula?</w:t>
      </w:r>
      <w:r>
        <w:t xml:space="preserve"> How will this organization monitor funding levels and institutional performance, and how might it propose changes? </w:t>
      </w:r>
    </w:p>
    <w:p w14:paraId="6331AFCD" w14:textId="77777777" w:rsidR="00621651" w:rsidRDefault="00621651">
      <w:pPr>
        <w:rPr>
          <w:b/>
          <w:bCs/>
        </w:rPr>
      </w:pPr>
    </w:p>
    <w:p w14:paraId="043236D9" w14:textId="77777777" w:rsidR="00621651" w:rsidRDefault="00000000">
      <w:pPr>
        <w:pBdr>
          <w:bottom w:val="single" w:sz="4" w:space="1" w:color="000000"/>
        </w:pBdr>
      </w:pPr>
      <w:r>
        <w:rPr>
          <w:b/>
          <w:bCs/>
        </w:rPr>
        <w:t>What data infrastructure would be necessary to support the outcomes-based funding model?</w:t>
      </w:r>
      <w:r>
        <w:t xml:space="preserve"> Effective outcomes-based funding requires robust data systems that can track student progress, calculate outcomes reliably, and provide transparency to stakeholders. States must invest in the infrastructure needed to support their funding models.</w:t>
      </w:r>
    </w:p>
    <w:p w14:paraId="156EE17A" w14:textId="77777777" w:rsidR="00621651" w:rsidRDefault="00621651"/>
    <w:p w14:paraId="59CCB31A" w14:textId="77777777" w:rsidR="00621651" w:rsidRDefault="00000000">
      <w:r>
        <w:t>Ultimately, designing an effective funding model that accounts for outcomes is a balancing act. States must select metrics that align with clearly articulated goals while avoiding an overwhelming number of measures that dilute focus. They must decide whether to reward absolute performance, improvement, or some combination of both. Calculation methods and distribution approaches need to be transparent enough for IHEs to understand how their actions translate into funding yet sophisticated enough to account for differences in institutional context and student populations. And, perhaps most critically, states must find the right level of funding to tie to outcomes — enough to motivate meaningful change, but not so much that it creates instability or punishes institutions for factors beyond their control. These design and implementation choices shape whether an outcomes-based model becomes a catalyst for improvement or another administrative burden with limited impact.</w:t>
      </w:r>
    </w:p>
    <w:p w14:paraId="1CFFC59D" w14:textId="77777777" w:rsidR="00621651" w:rsidRDefault="00000000">
      <w:pPr>
        <w:pStyle w:val="Heading1"/>
      </w:pPr>
      <w:bookmarkStart w:id="15" w:name="_c8axqseu0fp" w:colFirst="0" w:colLast="0"/>
      <w:bookmarkEnd w:id="15"/>
      <w:r>
        <w:t>Conclusion</w:t>
      </w:r>
    </w:p>
    <w:p w14:paraId="1B4CD15C" w14:textId="77777777" w:rsidR="00621651" w:rsidRDefault="00000000">
      <w:r>
        <w:t>An outcomes-based approach to higher education finance is growing increasingly popular, driven by demands for accountability, concerns about rising costs, and interest in ensuring a return on public investments. Expectations about what colleges and universities should accomplish are shifting: Beyond traditional completion metrics, priorities now include workforce readiness, equitable access, and funding adequacy. This evolving landscape creates both opportunities and challenges for states thinking about higher education finance, and it requires a nuanced understanding of what outcomes-based funding could accomplish with thoughtful design and implementation.</w:t>
      </w:r>
    </w:p>
    <w:p w14:paraId="6D08682C" w14:textId="77777777" w:rsidR="00621651" w:rsidRDefault="00621651"/>
    <w:p w14:paraId="76915133" w14:textId="77777777" w:rsidR="00621651" w:rsidRDefault="00000000">
      <w:r>
        <w:t xml:space="preserve">Despite its growing popularity, the evidence on the effectiveness of outcomes-based funding remains mixed, demonstrating the complexity of designing and implementing these models. The metrics selected, the methods used to calculate and distribute funding, and the amount of money tied to outcomes all matter. When designed and implemented poorly, outcomes-based funding likely creates perverse incentives, exacerbates inequities, and fails to produce meaningful improvements in student outcomes. But when designed thoughtfully, with attention to both traditional and emerging definitions of success, these models have the potential to focus institutional attention on student success and align higher education with statewide priorities, </w:t>
      </w:r>
      <w:commentRangeStart w:id="100"/>
      <w:del w:id="200" w:author="Claude" w:date="2026-02-19T00:00:00Z">
        <w:r>
          <w:delText>benefitting</w:delText>
        </w:r>
      </w:del>
      <w:ins w:id="201" w:author="Claude" w:date="2026-02-19T00:00:00Z">
        <w:r>
          <w:t>benefiting</w:t>
        </w:r>
      </w:ins>
      <w:commentRangeEnd w:id="100"/>
      <w:r>
        <w:rPr>
          <w:rStyle w:val="CommentReference"/>
        </w:rPr>
        <w:commentReference w:id="100"/>
      </w:r>
      <w:r>
        <w:t xml:space="preserve"> both students and taxpayers. </w:t>
      </w:r>
    </w:p>
    <w:p w14:paraId="3FE4FD0D" w14:textId="77777777" w:rsidR="00621651" w:rsidRDefault="00621651"/>
    <w:p w14:paraId="4ECCA860" w14:textId="77777777" w:rsidR="00621651" w:rsidRDefault="00000000">
      <w:pPr>
        <w:rPr>
          <w:b/>
          <w:bCs/>
          <w:color w:val="000000"/>
          <w:sz w:val="44"/>
          <w:szCs w:val="44"/>
        </w:rPr>
      </w:pPr>
      <w:r>
        <w:br w:type="page"/>
      </w:r>
    </w:p>
    <w:p w14:paraId="1C643DC0" w14:textId="77777777" w:rsidR="00621651" w:rsidRDefault="00000000">
      <w:pPr>
        <w:pStyle w:val="Heading1"/>
      </w:pPr>
      <w:bookmarkStart w:id="16" w:name="_gg1iy1tli5es" w:colFirst="0" w:colLast="0"/>
      <w:bookmarkEnd w:id="16"/>
      <w:r>
        <w:lastRenderedPageBreak/>
        <w:t>Acknowledgments</w:t>
      </w:r>
    </w:p>
    <w:p w14:paraId="4CA19E2E" w14:textId="77777777" w:rsidR="00621651" w:rsidRDefault="00000000">
      <w:r>
        <w:t>We would like to thank the many experts who gave their time and shared their knowledge with us to inform our work, as well as Christine Dickason for her input and review. Thank you also to the JPMorgan Chase Foundation for its financial support of this project.</w:t>
      </w:r>
    </w:p>
    <w:p w14:paraId="6F3E23B9" w14:textId="77777777" w:rsidR="00621651" w:rsidRDefault="00621651"/>
    <w:p w14:paraId="3DED6851" w14:textId="77777777" w:rsidR="00621651" w:rsidRDefault="00000000">
      <w:r>
        <w:t>We would also like to thank our Bellwether colleague Ashlie Scott for her support. Thank you to Amy Ribock, Kate Neifeld, Andy Jacob, McKenzie Maxson, Julie Nguyen, and Amber Walker for shepherding and disseminating this work, and to Super Copy Editors.</w:t>
      </w:r>
    </w:p>
    <w:p w14:paraId="57C7CBDB" w14:textId="77777777" w:rsidR="00621651" w:rsidRDefault="00621651"/>
    <w:p w14:paraId="26E487FF" w14:textId="77777777" w:rsidR="00621651" w:rsidRDefault="00000000">
      <w:r>
        <w:t xml:space="preserve">The contributions of these individuals and entities significantly enhanced our work; however, any errors in fact or analysis remain the responsibility of the authors. </w:t>
      </w:r>
    </w:p>
    <w:p w14:paraId="284209A5" w14:textId="77777777" w:rsidR="00621651" w:rsidRDefault="00621651"/>
    <w:p w14:paraId="0878C7C7" w14:textId="77777777" w:rsidR="00621651" w:rsidRDefault="00000000">
      <w:pPr>
        <w:pStyle w:val="Heading1"/>
      </w:pPr>
      <w:bookmarkStart w:id="17" w:name="_opf5zg31qk6s" w:colFirst="0" w:colLast="0"/>
      <w:bookmarkEnd w:id="17"/>
      <w:r>
        <w:t>About the Authors</w:t>
      </w:r>
    </w:p>
    <w:p w14:paraId="1C94BFB0" w14:textId="77777777" w:rsidR="00621651" w:rsidRDefault="00000000">
      <w:pPr>
        <w:rPr>
          <w:b/>
          <w:bCs/>
        </w:rPr>
      </w:pPr>
      <w:r>
        <w:rPr>
          <w:b/>
          <w:bCs/>
        </w:rPr>
        <w:t>MARISA MISSION</w:t>
      </w:r>
    </w:p>
    <w:p w14:paraId="118A84BA" w14:textId="77777777" w:rsidR="00621651" w:rsidRDefault="00000000">
      <w:r>
        <w:t>Marisa Mission is a senior analyst at Bellwether. She can be reached at marisa.mission@bellwether.org. </w:t>
      </w:r>
    </w:p>
    <w:p w14:paraId="0A12997B" w14:textId="77777777" w:rsidR="00621651" w:rsidRDefault="00621651"/>
    <w:p w14:paraId="0696C939" w14:textId="77777777" w:rsidR="00621651" w:rsidRDefault="00000000">
      <w:pPr>
        <w:rPr>
          <w:b/>
          <w:bCs/>
        </w:rPr>
      </w:pPr>
      <w:r>
        <w:rPr>
          <w:b/>
          <w:bCs/>
        </w:rPr>
        <w:t>HAILLY T.N. KORMAN</w:t>
      </w:r>
    </w:p>
    <w:p w14:paraId="61B23266" w14:textId="77777777" w:rsidR="00621651" w:rsidRDefault="00000000">
      <w:r>
        <w:t>Hailly T.N. Korman is a senior associate partner at Bellwether. She can be reached at hailly.korman@bellwether.org.</w:t>
      </w:r>
    </w:p>
    <w:p w14:paraId="0C4450B8" w14:textId="77777777" w:rsidR="00621651" w:rsidRDefault="00621651"/>
    <w:p w14:paraId="33D95845" w14:textId="77777777" w:rsidR="00621651" w:rsidRDefault="00000000">
      <w:pPr>
        <w:rPr>
          <w:b/>
          <w:bCs/>
        </w:rPr>
      </w:pPr>
      <w:r>
        <w:rPr>
          <w:b/>
          <w:bCs/>
        </w:rPr>
        <w:t>NICK LEE</w:t>
      </w:r>
    </w:p>
    <w:p w14:paraId="341C1619" w14:textId="77777777" w:rsidR="00621651" w:rsidRDefault="00000000">
      <w:r>
        <w:t>Nick Lee is a senior partner at Bellwether. He can be reached at nick.lee@bellwether.org.</w:t>
      </w:r>
    </w:p>
    <w:p w14:paraId="34889E6A" w14:textId="77777777" w:rsidR="00621651" w:rsidRDefault="00621651"/>
    <w:p w14:paraId="78322078" w14:textId="77777777" w:rsidR="00621651" w:rsidRDefault="00000000">
      <w:pPr>
        <w:rPr>
          <w:b/>
          <w:bCs/>
        </w:rPr>
      </w:pPr>
      <w:r>
        <w:rPr>
          <w:b/>
          <w:bCs/>
        </w:rPr>
        <w:t>COLLEEN CAMPBELL</w:t>
      </w:r>
    </w:p>
    <w:p w14:paraId="3614A53D" w14:textId="77777777" w:rsidR="00621651" w:rsidRDefault="00000000">
      <w:r>
        <w:t>Colleen Campbell is a senior associate partner at Bellwether. She can be reached at colleen.campbell@bellwether.org.</w:t>
      </w:r>
    </w:p>
    <w:p w14:paraId="5113E28F" w14:textId="77777777" w:rsidR="00621651" w:rsidRDefault="00000000">
      <w:r>
        <w:br w:type="page"/>
      </w:r>
    </w:p>
    <w:p w14:paraId="02E77A25" w14:textId="77777777" w:rsidR="00621651" w:rsidRDefault="00000000">
      <w:pPr>
        <w:pStyle w:val="Heading1"/>
      </w:pPr>
      <w:bookmarkStart w:id="18" w:name="_ft0h7mg1yi13" w:colFirst="0" w:colLast="0"/>
      <w:bookmarkEnd w:id="18"/>
      <w:r>
        <w:lastRenderedPageBreak/>
        <w:t>About Bellwether</w:t>
      </w:r>
    </w:p>
    <w:p w14:paraId="05458A07" w14:textId="77777777" w:rsidR="00621651" w:rsidRDefault="00000000">
      <w:r>
        <w:t>Bellwether is a national nonprofit that exists to transform education to ensure systemically marginalized young people achieve outcomes that lead to fulfilling lives and flourishing communities. Founded in 2010, we work hand in hand with education leaders and organizations to accelerate their impact, inform and influence policy and program design, and share what we learn along the way. For more, visit bellwether.org.</w:t>
      </w:r>
    </w:p>
    <w:p w14:paraId="57CCE4F1" w14:textId="77777777" w:rsidR="00621651" w:rsidRDefault="00621651"/>
    <w:p w14:paraId="6A77DD71" w14:textId="77777777" w:rsidR="00621651" w:rsidRDefault="00621651"/>
    <w:p w14:paraId="13771FD4" w14:textId="77777777" w:rsidR="00621651" w:rsidRDefault="00000000">
      <w:pPr>
        <w:pStyle w:val="Heading1"/>
      </w:pPr>
      <w:bookmarkStart w:id="19" w:name="_zeq5oytcrsz7" w:colFirst="0" w:colLast="0"/>
      <w:bookmarkEnd w:id="19"/>
      <w:r>
        <w:t>Creative Commons</w:t>
      </w:r>
    </w:p>
    <w:p w14:paraId="5C0CD172" w14:textId="77777777" w:rsidR="00621651" w:rsidRDefault="00000000">
      <w:pPr>
        <w:rPr>
          <w:b/>
          <w:bCs/>
        </w:rPr>
      </w:pPr>
      <w:r>
        <w:rPr>
          <w:b/>
          <w:bCs/>
        </w:rPr>
        <w:t>© 2026 Bellwether</w:t>
      </w:r>
    </w:p>
    <w:p w14:paraId="72CBDC8D" w14:textId="77777777" w:rsidR="00621651" w:rsidRDefault="00000000">
      <w:r>
        <w:t>This report carries a Creative Commons license, which permits noncommercial reuse of content when proper attribution is provided. This means you are free to copy, display, and distribute this work, or include content from this report in derivative works, under the following conditions:</w:t>
        <w:br/>
      </w:r>
    </w:p>
    <w:p w14:paraId="11D8FAC5" w14:textId="77777777" w:rsidR="00621651" w:rsidRDefault="00000000">
      <w:r>
        <w:rPr>
          <w:b/>
          <w:bCs/>
        </w:rPr>
        <w:t>Attribution.</w:t>
      </w:r>
      <w:r>
        <w:t xml:space="preserve"> You must clearly attribute the work to Bellwether and provide a link back to the publication at www.bellwether.org. </w:t>
        <w:br/>
        <w:br/>
      </w:r>
      <w:r>
        <w:rPr>
          <w:b/>
          <w:bCs/>
        </w:rPr>
        <w:t>Noncommercial.</w:t>
      </w:r>
      <w:r>
        <w:t xml:space="preserve"> You may not use this work for commercial purposes without explicit prior permission from Bellwether.</w:t>
        <w:br/>
      </w:r>
    </w:p>
    <w:p w14:paraId="4C192079" w14:textId="77777777" w:rsidR="00621651" w:rsidRDefault="00000000">
      <w:r>
        <w:rPr>
          <w:b/>
          <w:bCs/>
        </w:rPr>
        <w:t>Share Alike.</w:t>
      </w:r>
      <w:r>
        <w:t xml:space="preserve"> If you alter, transform, or build upon this work, you may distribute the resulting work only under a license identical to this one.</w:t>
        <w:br/>
      </w:r>
    </w:p>
    <w:p w14:paraId="7AFF91AD" w14:textId="77777777" w:rsidR="00621651" w:rsidRDefault="00000000">
      <w:r>
        <w:t>For the full legal code of this Creative Commons license, please visit www.creativecommons.org. If you have any questions about citing or reusing Bellwether content, please contact us.</w:t>
      </w:r>
    </w:p>
    <w:p w14:paraId="3984A43E" w14:textId="77777777" w:rsidR="00621651" w:rsidRDefault="00000000">
      <w:r>
        <w:br w:type="page"/>
      </w:r>
    </w:p>
    <w:p w14:paraId="309DA4E2" w14:textId="77777777" w:rsidR="00621651" w:rsidRDefault="00000000">
      <w:pPr>
        <w:pStyle w:val="Heading1"/>
      </w:pPr>
      <w:bookmarkStart w:id="20" w:name="_5e6i9oaq5gna" w:colFirst="0" w:colLast="0"/>
      <w:bookmarkEnd w:id="20"/>
      <w:r>
        <w:lastRenderedPageBreak/>
        <w:t>Endnotes</w:t>
      </w:r>
    </w:p>
    <w:sectPr w:rsidR="00621651">
      <w:pgSz w:w="12240" w:h="15840"/>
      <w:pgMar w:top="1440" w:right="1080" w:bottom="1440" w:left="1080" w:header="720" w:footer="720" w:gutter="0"/>
      <w:pgNumType w:start="1"/>
      <w:cols w:space="720"/>
      <w:titlePg/>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Marisa Mission" w:date="2025-11-17T13:24:00Z" w:initials="">
    <w:p w14:paraId="171DFB81" w14:textId="77777777" w:rsidR="00621651" w:rsidRDefault="00840391">
      <w:pPr>
        <w:widowControl w:val="0"/>
        <w:pBdr>
          <w:top w:val="nil"/>
          <w:left w:val="nil"/>
          <w:bottom w:val="nil"/>
          <w:right w:val="nil"/>
          <w:between w:val="nil"/>
        </w:pBdr>
        <w:spacing w:line="240" w:lineRule="auto"/>
        <w:rPr>
          <w:rFonts w:ascii="Arial" w:eastAsia="Arial" w:hAnsi="Arial" w:cs="Arial"/>
          <w:color w:val="000000"/>
          <w:sz w:val="22"/>
          <w:szCs w:val="22"/>
        </w:rPr>
      </w:pPr>
      <w:r>
        <w:rPr>
          <w:rStyle w:val="CommentReference"/>
        </w:rPr>
        <w:annotationRef/>
      </w:r>
      <w:r w:rsidR="00000000">
        <w:rPr>
          <w:rFonts w:ascii="Arial" w:eastAsia="Arial" w:hAnsi="Arial" w:cs="Arial"/>
          <w:color w:val="000000"/>
          <w:sz w:val="22"/>
          <w:szCs w:val="22"/>
        </w:rPr>
        <w:t>Working Title</w:t>
      </w:r>
    </w:p>
  </w:comment>
  <w:comment w:id="3" w:author="Amber Walker" w:date="2025-11-17T16:57:00Z" w:initials="">
    <w:p w14:paraId="7446511D" w14:textId="77777777" w:rsidR="00621651" w:rsidRDefault="00840391">
      <w:pPr>
        <w:widowControl w:val="0"/>
        <w:pBdr>
          <w:top w:val="nil"/>
          <w:left w:val="nil"/>
          <w:bottom w:val="nil"/>
          <w:right w:val="nil"/>
          <w:between w:val="nil"/>
        </w:pBdr>
        <w:spacing w:line="240" w:lineRule="auto"/>
        <w:rPr>
          <w:rFonts w:ascii="Arial" w:eastAsia="Arial" w:hAnsi="Arial" w:cs="Arial"/>
          <w:color w:val="000000"/>
          <w:sz w:val="22"/>
          <w:szCs w:val="22"/>
        </w:rPr>
      </w:pPr>
      <w:r>
        <w:rPr>
          <w:rStyle w:val="CommentReference"/>
        </w:rPr>
        <w:annotationRef/>
      </w:r>
      <w:r w:rsidR="00000000">
        <w:rPr>
          <w:rFonts w:ascii="Arial" w:eastAsia="Arial" w:hAnsi="Arial" w:cs="Arial"/>
          <w:color w:val="000000"/>
          <w:sz w:val="22"/>
          <w:szCs w:val="22"/>
        </w:rPr>
        <w:t>INTERNAL TEAM: Please refrain from making additional updates to this document until we get it back from Super Copy Editors. Thank you.</w:t>
      </w:r>
    </w:p>
  </w:comment>
  <w:comment w:id="100" w:author="Claude" w:date="2026-02-19T21:37:56Z" w:initials="C">
    <w:p w14:paraId="6384142A" w14:textId="77777777">
      <w:r>
        <w:rPr>
          <w:rStyle w:val="CommentReference"/>
        </w:rPr>
        <w:annotationRef/>
      </w:r>
      <w:r>
        <w:rPr>
          <w:color w:val="000000"/>
          <w:sz w:val="20"/>
          <w:szCs w:val="20"/>
        </w:rPr>
        <w:t>AP Style: “benefiting” (single t).</w:t>
      </w:r>
    </w:p>
  </w:comment>
  <w:comment w:id="101" w:author="Claude" w:date="2026-02-19T21:37:56Z" w:initials="C">
    <w:p w14:paraId="1C5DCF2B" w14:textId="77777777">
      <w:r>
        <w:rPr>
          <w:rStyle w:val="CommentReference"/>
        </w:rPr>
        <w:annotationRef/>
      </w:r>
      <w:r>
        <w:rPr>
          <w:color w:val="000000"/>
          <w:sz w:val="20"/>
          <w:szCs w:val="20"/>
        </w:rPr>
        <w:t>Bellwether style: Avoid contractions in publications.</w:t>
      </w:r>
    </w:p>
  </w:comment>
  <w:comment w:id="102" w:author="Claude" w:date="2026-02-19T21:37:56Z" w:initials="C">
    <w:p w14:paraId="3773519E" w14:textId="77777777">
      <w:r>
        <w:rPr>
          <w:rStyle w:val="CommentReference"/>
        </w:rPr>
        <w:annotationRef/>
      </w:r>
      <w:r>
        <w:rPr>
          <w:color w:val="000000"/>
          <w:sz w:val="20"/>
          <w:szCs w:val="20"/>
        </w:rPr>
        <w:t>Bellwether style: Avoid contractions in publications.</w:t>
      </w:r>
    </w:p>
  </w:comment>
  <w:comment w:id="103" w:author="Claude" w:date="2026-02-19T21:37:57Z" w:initials="C">
    <w:p w14:paraId="60AE5AD3" w14:textId="77777777">
      <w:r>
        <w:rPr>
          <w:rStyle w:val="CommentReference"/>
        </w:rPr>
        <w:annotationRef/>
      </w:r>
      <w:r>
        <w:rPr>
          <w:color w:val="000000"/>
          <w:sz w:val="20"/>
          <w:szCs w:val="20"/>
        </w:rPr>
        <w:t>Sidebar numbering is inconsistent—the first sidebar is labeled “Sidebar 1” but this one has no number. Consider adding “Sidebar 2” or removing the number from the first sidebar.</w:t>
      </w:r>
    </w:p>
  </w:comment>
  <w:comment w:id="104" w:author="Claude" w:date="2026-02-19T21:37:57Z" w:initials="C">
    <w:p w14:paraId="0DEC73AC" w14:textId="77777777">
      <w:r>
        <w:rPr>
          <w:rStyle w:val="CommentReference"/>
        </w:rPr>
        <w:annotationRef/>
      </w:r>
      <w:r>
        <w:rPr>
          <w:color w:val="000000"/>
          <w:sz w:val="20"/>
          <w:szCs w:val="20"/>
        </w:rPr>
        <w:t>“Extant” may read as jargon for a general audience. Consider “existing.”</w:t>
      </w:r>
    </w:p>
  </w:comment>
  <w:comment w:id="105" w:author="Claude" w:date="2026-02-19T21:37:57Z" w:initials="C">
    <w:p w14:paraId="5641CC60" w14:textId="77777777">
      <w:r>
        <w:rPr>
          <w:rStyle w:val="CommentReference"/>
        </w:rPr>
        <w:annotationRef/>
      </w:r>
      <w:r>
        <w:rPr>
          <w:color w:val="000000"/>
          <w:sz w:val="20"/>
          <w:szCs w:val="20"/>
        </w:rPr>
        <w:t>Bellwether style prefers people-first language: “students from low-income households” rather than “low-income students.” If this reflects Indiana’s own terminology, consider noting that.</w:t>
      </w:r>
    </w:p>
  </w:comment>
  <w:comment w:id="106" w:author="Claude" w:date="2026-02-19T21:37:57Z" w:initials="C">
    <w:p w14:paraId="0069FF7C" w14:textId="77777777">
      <w:r>
        <w:rPr>
          <w:rStyle w:val="CommentReference"/>
        </w:rPr>
        <w:annotationRef/>
      </w:r>
      <w:r>
        <w:rPr>
          <w:color w:val="000000"/>
          <w:sz w:val="20"/>
          <w:szCs w:val="20"/>
        </w:rPr>
        <w:t>If “low-income youth enrollment” is Indiana’s official metric name, no change needed. Otherwise, consider people-first phrasing.</w:t>
      </w:r>
    </w:p>
  </w:comment>
  <w:comment w:id="107" w:author="Claude" w:date="2026-02-19T21:37:57Z" w:initials="C">
    <w:p w14:paraId="74026D49" w14:textId="77777777">
      <w:r>
        <w:rPr>
          <w:rStyle w:val="CommentReference"/>
        </w:rPr>
        <w:annotationRef/>
      </w:r>
      <w:r>
        <w:rPr>
          <w:color w:val="000000"/>
          <w:sz w:val="20"/>
          <w:szCs w:val="20"/>
        </w:rPr>
        <w:t>Bellwether style: Consider “students from low-income households and adult students.”</w:t>
      </w:r>
    </w:p>
  </w:comment>
  <w:comment w:id="108" w:author="Claude" w:date="2026-02-19T21:37:58Z" w:initials="C">
    <w:p w14:paraId="365B88AF" w14:textId="77777777">
      <w:r>
        <w:rPr>
          <w:rStyle w:val="CommentReference"/>
        </w:rPr>
        <w:annotationRef/>
      </w:r>
      <w:r>
        <w:rPr>
          <w:color w:val="000000"/>
          <w:sz w:val="20"/>
          <w:szCs w:val="20"/>
        </w:rPr>
        <w:t>Consider people-first phrasing for “low-income… learners” if this does not reflect Oregon’s official terminology.</w:t>
      </w:r>
    </w:p>
  </w:comment>
  <w:comment w:id="109" w:author="Claude" w:date="2026-02-19T21:37:58Z" w:initials="C">
    <w:p w14:paraId="19DCA969" w14:textId="77777777">
      <w:r>
        <w:rPr>
          <w:rStyle w:val="CommentReference"/>
        </w:rPr>
        <w:annotationRef/>
      </w:r>
      <w:r>
        <w:rPr>
          <w:color w:val="000000"/>
          <w:sz w:val="20"/>
          <w:szCs w:val="20"/>
        </w:rPr>
        <w:t>Flag: “harder-to-serve” may place the deficit on the population rather than on systemic barriers. Consider alternative phrasing (e.g., “populations facing greater systemic barriers”).</w:t>
      </w:r>
    </w:p>
  </w:comment>
  <w:comment w:id="110" w:author="Claude" w:date="2026-02-19T21:37:58Z" w:initials="C">
    <w:p w14:paraId="0252A73D" w14:textId="77777777">
      <w:r>
        <w:rPr>
          <w:rStyle w:val="CommentReference"/>
        </w:rPr>
        <w:annotationRef/>
      </w:r>
      <w:r>
        <w:rPr>
          <w:color w:val="000000"/>
          <w:sz w:val="20"/>
          <w:szCs w:val="20"/>
        </w:rPr>
        <w:t>Flag: “struggling institutions” could be read as deficit-based. Consider “under-resourced institutions” or “institutions facing resource constraints.”</w:t>
      </w:r>
    </w:p>
  </w:comment>
  <w:comment w:id="111" w:author="Claude" w:date="2026-02-19T21:37:58Z" w:initials="C">
    <w:p w14:paraId="4FC9508E" w14:textId="77777777">
      <w:r>
        <w:rPr>
          <w:rStyle w:val="CommentReference"/>
        </w:rPr>
        <w:annotationRef/>
      </w:r>
      <w:r>
        <w:rPr>
          <w:color w:val="000000"/>
          <w:sz w:val="20"/>
          <w:szCs w:val="20"/>
        </w:rPr>
        <w:t>“Measure successfully achieving a goal” reads awkwardly. Consider “measure success in achieving a goal” or “measure goal attainment.”</w:t>
      </w:r>
    </w:p>
  </w:comment>
  <w:comment w:id="112" w:author="Claude" w:date="2026-02-19T21:38:05Z" w:initials="C">
    <w:p w14:paraId="092E4DB6" w14:textId="77777777">
      <w:r>
        <w:rPr>
          <w:rStyle w:val="CommentReference"/>
        </w:rPr>
        <w:annotationRef/>
      </w:r>
      <w:r>
        <w:rPr>
          <w:color w:val="000000"/>
          <w:sz w:val="20"/>
          <w:szCs w:val="20"/>
        </w:rPr>
        <w:t>Unmatched closing parenthesis after “HEI.” Verify the correct source title.</w:t>
      </w:r>
    </w:p>
  </w:comment>
  <w:comment w:id="113" w:author="Claude" w:date="2026-02-19T21:38:05Z" w:initials="C">
    <w:p w14:paraId="16711CA8" w14:textId="77777777">
      <w:r>
        <w:rPr>
          <w:rStyle w:val="CommentReference"/>
        </w:rPr>
        <w:annotationRef/>
      </w:r>
      <w:r>
        <w:rPr>
          <w:color w:val="000000"/>
          <w:sz w:val="20"/>
          <w:szCs w:val="20"/>
        </w:rPr>
        <w:t>The comma and closing quotation mark appear to be unintentionally italicized.</w:t>
      </w:r>
    </w:p>
  </w:comment>
  <w:comment w:id="114" w:author="Claude" w:date="2026-02-19T21:38:05Z" w:initials="C">
    <w:p w14:paraId="2EEA5CFD" w14:textId="77777777">
      <w:r>
        <w:rPr>
          <w:rStyle w:val="CommentReference"/>
        </w:rPr>
        <w:annotationRef/>
      </w:r>
      <w:r>
        <w:rPr>
          <w:color w:val="000000"/>
          <w:sz w:val="20"/>
          <w:szCs w:val="20"/>
        </w:rPr>
        <w:t>Verify author name—“Caroll” may be a typo for “Carroll.”</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71DFB81" w15:done="0"/>
  <w15:commentEx w15:paraId="7446511D" w15:done="0"/>
  <w15:commentEx w15:paraId="6384142A" w15:done="0"/>
  <w15:commentEx w15:paraId="1C5DCF2B" w15:done="0"/>
  <w15:commentEx w15:paraId="3773519E" w15:done="0"/>
  <w15:commentEx w15:paraId="60AE5AD3" w15:done="0"/>
  <w15:commentEx w15:paraId="0DEC73AC" w15:done="0"/>
  <w15:commentEx w15:paraId="5641CC60" w15:done="0"/>
  <w15:commentEx w15:paraId="0069FF7C" w15:done="0"/>
  <w15:commentEx w15:paraId="74026D49" w15:done="0"/>
  <w15:commentEx w15:paraId="365B88AF" w15:done="0"/>
  <w15:commentEx w15:paraId="19DCA969" w15:done="0"/>
  <w15:commentEx w15:paraId="0252A73D" w15:done="0"/>
  <w15:commentEx w15:paraId="4FC9508E" w15:done="0"/>
  <w15:commentEx w15:paraId="092E4DB6" w15:done="0"/>
  <w15:commentEx w15:paraId="16711CA8" w15:done="0"/>
  <w15:commentEx w15:paraId="2EEA5CF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cr="http://schemas.microsoft.com/office/comments/2020/reactions" mc:Ignorable="w14 w15 w16se w16cid w16 w16cex w16sdtdh w16sdtfl cr w16du wp14">
  <w16cex:commentExtensible w16cex:durableId="1D562A00" w16cex:dateUtc="2026-02-19T21:37:56Z"/>
  <w16cex:commentExtensible w16cex:durableId="6EE927F6" w16cex:dateUtc="2026-02-19T21:37:56Z"/>
  <w16cex:commentExtensible w16cex:durableId="3425E8B8" w16cex:dateUtc="2026-02-19T21:37:56Z"/>
  <w16cex:commentExtensible w16cex:durableId="1BD8C774" w16cex:dateUtc="2026-02-19T21:37:57Z"/>
  <w16cex:commentExtensible w16cex:durableId="26FD42A8" w16cex:dateUtc="2026-02-19T21:37:57Z"/>
  <w16cex:commentExtensible w16cex:durableId="5047A09A" w16cex:dateUtc="2026-02-19T21:37:57Z"/>
  <w16cex:commentExtensible w16cex:durableId="1A3C0BE5" w16cex:dateUtc="2026-02-19T21:37:57Z"/>
  <w16cex:commentExtensible w16cex:durableId="4D033411" w16cex:dateUtc="2026-02-19T21:37:57Z"/>
  <w16cex:commentExtensible w16cex:durableId="5A4EAF1B" w16cex:dateUtc="2026-02-19T21:37:58Z"/>
  <w16cex:commentExtensible w16cex:durableId="2F9F266D" w16cex:dateUtc="2026-02-19T21:37:58Z"/>
  <w16cex:commentExtensible w16cex:durableId="1A9EB10E" w16cex:dateUtc="2026-02-19T21:37:58Z"/>
  <w16cex:commentExtensible w16cex:durableId="4470324A" w16cex:dateUtc="2026-02-19T21:37:58Z"/>
  <w16cex:commentExtensible w16cex:durableId="5B8753AB" w16cex:dateUtc="2026-02-19T21:38:05Z"/>
  <w16cex:commentExtensible w16cex:durableId="69420D8E" w16cex:dateUtc="2026-02-19T21:38:05Z"/>
  <w16cex:commentExtensible w16cex:durableId="2EEE76C7" w16cex:dateUtc="2026-02-19T21:38:05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71DFB81" w16cid:durableId="25E48857"/>
  <w16cid:commentId w16cid:paraId="7446511D" w16cid:durableId="2AD17112"/>
  <w16cid:commentId w16cid:paraId="6384142A" w16cid:durableId="1D562A00"/>
  <w16cid:commentId w16cid:paraId="1C5DCF2B" w16cid:durableId="6EE927F6"/>
  <w16cid:commentId w16cid:paraId="3773519E" w16cid:durableId="3425E8B8"/>
  <w16cid:commentId w16cid:paraId="60AE5AD3" w16cid:durableId="1BD8C774"/>
  <w16cid:commentId w16cid:paraId="0DEC73AC" w16cid:durableId="26FD42A8"/>
  <w16cid:commentId w16cid:paraId="5641CC60" w16cid:durableId="5047A09A"/>
  <w16cid:commentId w16cid:paraId="0069FF7C" w16cid:durableId="1A3C0BE5"/>
  <w16cid:commentId w16cid:paraId="74026D49" w16cid:durableId="4D033411"/>
  <w16cid:commentId w16cid:paraId="365B88AF" w16cid:durableId="5A4EAF1B"/>
  <w16cid:commentId w16cid:paraId="19DCA969" w16cid:durableId="2F9F266D"/>
  <w16cid:commentId w16cid:paraId="0252A73D" w16cid:durableId="1A9EB10E"/>
  <w16cid:commentId w16cid:paraId="4FC9508E" w16cid:durableId="4470324A"/>
  <w16cid:commentId w16cid:paraId="092E4DB6" w16cid:durableId="5B8753AB"/>
  <w16cid:commentId w16cid:paraId="16711CA8" w16cid:durableId="69420D8E"/>
  <w16cid:commentId w16cid:paraId="2EEA5CFD" w16cid:durableId="2EEE76C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B0F432" w14:textId="77777777" w:rsidR="004C00C6" w:rsidRDefault="004C00C6">
      <w:pPr>
        <w:spacing w:line="240" w:lineRule="auto"/>
      </w:pPr>
      <w:r>
        <w:separator/>
      </w:r>
    </w:p>
  </w:endnote>
  <w:endnote w:type="continuationSeparator" w:id="0">
    <w:p w14:paraId="17C22AF3" w14:textId="77777777" w:rsidR="004C00C6" w:rsidRDefault="004C00C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B05A0D5F-D1EB-5A45-B0C2-87577B281056}"/>
  </w:font>
  <w:font w:name="Courier New">
    <w:panose1 w:val="02070309020205020404"/>
    <w:charset w:val="00"/>
    <w:family w:val="modern"/>
    <w:pitch w:val="fixed"/>
    <w:sig w:usb0="E0002AFF" w:usb1="C0007843" w:usb2="00000009" w:usb3="00000000" w:csb0="000001FF" w:csb1="00000000"/>
    <w:embedRegular r:id="rId2" w:fontKey="{70D60BBE-0E67-3A4B-9934-1151A40597A5}"/>
  </w:font>
  <w:font w:name="Avenir">
    <w:panose1 w:val="02000503020000020003"/>
    <w:charset w:val="00"/>
    <w:family w:val="auto"/>
    <w:pitch w:val="variable"/>
    <w:sig w:usb0="800000AF" w:usb1="5000204A" w:usb2="00000000" w:usb3="00000000" w:csb0="0000009B" w:csb1="00000000"/>
    <w:embedRegular r:id="rId3" w:fontKey="{ADF0AF00-AEB2-684E-B25F-A16EF0536B10}"/>
    <w:embedBold r:id="rId4" w:fontKey="{4AB911C1-5A61-6B44-B4AC-56E8BD1064AE}"/>
    <w:embedItalic r:id="rId5" w:fontKey="{99125A33-0958-3842-893E-FFD165134667}"/>
  </w:font>
  <w:font w:name="Times New Roman">
    <w:panose1 w:val="02020603050405020304"/>
    <w:charset w:val="00"/>
    <w:family w:val="roman"/>
    <w:pitch w:val="variable"/>
    <w:sig w:usb0="E0002EFF" w:usb1="C000785B" w:usb2="00000009" w:usb3="00000000" w:csb0="000001FF" w:csb1="00000000"/>
    <w:embedRegular r:id="rId6" w:fontKey="{EEC108C7-E495-7E4A-B86D-F34015530F4E}"/>
  </w:font>
  <w:font w:name="Garamond">
    <w:panose1 w:val="02020404030301010803"/>
    <w:charset w:val="00"/>
    <w:family w:val="roman"/>
    <w:pitch w:val="variable"/>
    <w:sig w:usb0="00000287" w:usb1="00000002" w:usb2="00000000" w:usb3="00000000" w:csb0="0000009F" w:csb1="00000000"/>
    <w:embedRegular r:id="rId7" w:fontKey="{1D3FF09C-4293-F54F-BFA3-7537F8AA98E5}"/>
    <w:embedBold r:id="rId8" w:fontKey="{59B988D3-90C7-894F-8E30-3CD3570CD286}"/>
  </w:font>
  <w:font w:name="Arial">
    <w:panose1 w:val="020B0604020202020204"/>
    <w:charset w:val="00"/>
    <w:family w:val="swiss"/>
    <w:pitch w:val="variable"/>
    <w:sig w:usb0="E0002AFF" w:usb1="C0007843" w:usb2="00000009" w:usb3="00000000" w:csb0="000001FF" w:csb1="00000000"/>
    <w:embedRegular r:id="rId9" w:fontKey="{7C4BD6E0-2112-8743-8C99-E0B1746F357C}"/>
  </w:font>
  <w:font w:name="Cambria">
    <w:panose1 w:val="02040503050406030204"/>
    <w:charset w:val="00"/>
    <w:family w:val="roman"/>
    <w:pitch w:val="variable"/>
    <w:sig w:usb0="E00002FF" w:usb1="400004FF" w:usb2="00000000" w:usb3="00000000" w:csb0="0000019F" w:csb1="00000000"/>
    <w:embedRegular r:id="rId10" w:fontKey="{9C8156B5-879C-F544-9ECC-AF2ABA5E3224}"/>
  </w:font>
  <w:font w:name="SimSun">
    <w:altName w:val="宋体"/>
    <w:panose1 w:val="02010600030101010101"/>
    <w:charset w:val="86"/>
    <w:family w:val="auto"/>
    <w:pitch w:val="variable"/>
    <w:sig w:usb0="00000001" w:usb1="080E0000" w:usb2="00000010" w:usb3="00000000" w:csb0="00040000" w:csb1="00000000"/>
  </w:font>
  <w:font w:name="Calibri">
    <w:panose1 w:val="020F0502020204030204"/>
    <w:charset w:val="00"/>
    <w:family w:val="modern"/>
    <w:pitch w:val="variable"/>
    <w:sig w:usb0="00000003" w:usb1="00000000" w:usb2="00000000" w:usb3="00000000" w:csb0="00000001" w:csb1="00000000"/>
    <w:embedRegular r:id="rId11" w:fontKey="{E28F6238-A1DB-0A4F-B85E-EFF004EE8127}"/>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08D24D" w14:textId="77777777" w:rsidR="00621651" w:rsidRDefault="00000000">
    <w:pPr>
      <w:pBdr>
        <w:top w:val="nil"/>
        <w:left w:val="nil"/>
        <w:bottom w:val="nil"/>
        <w:right w:val="nil"/>
        <w:between w:val="nil"/>
      </w:pBdr>
      <w:tabs>
        <w:tab w:val="center" w:pos="4680"/>
        <w:tab w:val="right" w:pos="9360"/>
      </w:tabs>
      <w:spacing w:line="240" w:lineRule="auto"/>
      <w:rPr>
        <w:color w:val="000000"/>
      </w:rPr>
    </w:pPr>
    <w:r>
      <w:rPr>
        <w:color w:val="000000"/>
      </w:rPr>
      <w:fldChar w:fldCharType="begin"/>
    </w:r>
    <w:r>
      <w:rPr>
        <w:color w:val="000000"/>
      </w:rPr>
      <w:instrText>PAGE</w:instrText>
    </w:r>
    <w:r>
      <w:rPr>
        <w:color w:val="000000"/>
      </w:rPr>
      <w:fldChar w:fldCharType="separate"/>
    </w:r>
    <w:r>
      <w:rPr>
        <w:color w:val="000000"/>
      </w:rPr>
      <w:fldChar w:fldCharType="end"/>
    </w:r>
  </w:p>
  <w:p w14:paraId="3778A412" w14:textId="77777777" w:rsidR="00621651" w:rsidRDefault="00621651">
    <w:pPr>
      <w:pBdr>
        <w:top w:val="nil"/>
        <w:left w:val="nil"/>
        <w:bottom w:val="nil"/>
        <w:right w:val="nil"/>
        <w:between w:val="nil"/>
      </w:pBdr>
      <w:tabs>
        <w:tab w:val="center" w:pos="4680"/>
        <w:tab w:val="right" w:pos="9360"/>
      </w:tabs>
      <w:spacing w:line="240" w:lineRule="auto"/>
      <w:rPr>
        <w:color w:val="000000"/>
      </w:rPr>
    </w:pPr>
  </w:p>
  <w:p w14:paraId="2A3B270C" w14:textId="77777777" w:rsidR="00621651" w:rsidRDefault="00621651"/>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02664F" w14:textId="362052ED" w:rsidR="00621651" w:rsidRDefault="00000000">
    <w:pPr>
      <w:pBdr>
        <w:top w:val="nil"/>
        <w:left w:val="nil"/>
        <w:bottom w:val="nil"/>
        <w:right w:val="nil"/>
        <w:between w:val="nil"/>
      </w:pBdr>
      <w:tabs>
        <w:tab w:val="center" w:pos="4680"/>
        <w:tab w:val="right" w:pos="9360"/>
      </w:tabs>
      <w:spacing w:line="240" w:lineRule="auto"/>
      <w:rPr>
        <w:color w:val="000000"/>
      </w:rPr>
    </w:pPr>
    <w:r>
      <w:rPr>
        <w:b/>
        <w:bCs/>
        <w:color w:val="000000"/>
      </w:rPr>
      <w:fldChar w:fldCharType="begin"/>
    </w:r>
    <w:r>
      <w:rPr>
        <w:b/>
        <w:bCs/>
        <w:color w:val="000000"/>
      </w:rPr>
      <w:instrText>PAGE</w:instrText>
    </w:r>
    <w:r>
      <w:rPr>
        <w:b/>
        <w:bCs/>
        <w:color w:val="000000"/>
      </w:rPr>
      <w:fldChar w:fldCharType="separate"/>
    </w:r>
    <w:r w:rsidR="00840391">
      <w:rPr>
        <w:b/>
        <w:bCs/>
        <w:noProof/>
        <w:color w:val="000000"/>
      </w:rPr>
      <w:t>2</w:t>
    </w:r>
    <w:r>
      <w:rPr>
        <w:b/>
        <w:bCs/>
        <w:color w:val="00000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90DD6F" w14:textId="77777777" w:rsidR="00621651" w:rsidRDefault="00000000">
    <w:pPr>
      <w:pBdr>
        <w:top w:val="nil"/>
        <w:left w:val="nil"/>
        <w:bottom w:val="nil"/>
        <w:right w:val="nil"/>
        <w:between w:val="nil"/>
      </w:pBdr>
      <w:tabs>
        <w:tab w:val="center" w:pos="4680"/>
        <w:tab w:val="right" w:pos="9360"/>
      </w:tabs>
      <w:spacing w:line="240" w:lineRule="auto"/>
      <w:rPr>
        <w:b/>
        <w:bCs/>
        <w:color w:val="000000"/>
      </w:rPr>
    </w:pPr>
    <w:r>
      <w:rPr>
        <w:b/>
        <w:bCs/>
        <w:color w:val="000000"/>
      </w:rPr>
      <w:fldChar w:fldCharType="begin"/>
    </w:r>
    <w:r>
      <w:rPr>
        <w:b/>
        <w:bCs/>
        <w:color w:val="000000"/>
      </w:rPr>
      <w:instrText>PAGE</w:instrText>
    </w:r>
    <w:r>
      <w:rPr>
        <w:b/>
        <w:bCs/>
        <w:color w:val="000000"/>
      </w:rPr>
      <w:fldChar w:fldCharType="separate"/>
    </w:r>
    <w:r w:rsidR="00840391">
      <w:rPr>
        <w:b/>
        <w:bCs/>
        <w:noProof/>
        <w:color w:val="000000"/>
      </w:rPr>
      <w:t>1</w:t>
    </w:r>
    <w:r>
      <w:rPr>
        <w:b/>
        <w:bCs/>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C4D215" w14:textId="77777777" w:rsidR="004C00C6" w:rsidRDefault="004C00C6">
      <w:pPr>
        <w:spacing w:line="240" w:lineRule="auto"/>
      </w:pPr>
      <w:r>
        <w:separator/>
      </w:r>
    </w:p>
  </w:footnote>
  <w:footnote w:type="continuationSeparator" w:id="0">
    <w:p w14:paraId="117847F3" w14:textId="77777777" w:rsidR="004C00C6" w:rsidRDefault="004C00C6">
      <w:pPr>
        <w:spacing w:line="240" w:lineRule="auto"/>
      </w:pPr>
      <w:r>
        <w:continuationSeparator/>
      </w:r>
    </w:p>
  </w:footnote>
  <w:footnote w:id="1">
    <w:p w14:paraId="3DE1299C"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“Sources and Uses of State Funding,” State Higher Education Finance Report, State Higher Education Executive Officers Association, 2024, </w:t>
      </w:r>
      <w:hyperlink r:id="rId1">
        <w:r>
          <w:rPr>
            <w:color w:val="6D1E49"/>
            <w:u w:val="single"/>
          </w:rPr>
          <w:t>https://shef.sheeo.org/report/?report_page=sources-and-uses-of-state-funding</w:t>
        </w:r>
      </w:hyperlink>
      <w:r>
        <w:rPr>
          <w:color w:val="000000"/>
        </w:rPr>
        <w:t xml:space="preserve">. </w:t>
      </w:r>
    </w:p>
  </w:footnote>
  <w:footnote w:id="2">
    <w:p w14:paraId="0206091D"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Ben Cecil. “Voters Want Less Talk and More Action on Higher Ed Value.” Third Way. May 14, 2024. </w:t>
      </w:r>
      <w:hyperlink r:id="rId2">
        <w:r>
          <w:rPr>
            <w:color w:val="6D1E49"/>
            <w:u w:val="single"/>
          </w:rPr>
          <w:t>https://www.thirdway.org/report/voters-want-less-talk-and-more-action-on-higher-ed-value</w:t>
        </w:r>
      </w:hyperlink>
      <w:r>
        <w:rPr>
          <w:color w:val="000000"/>
        </w:rPr>
        <w:t xml:space="preserve">. </w:t>
      </w:r>
    </w:p>
  </w:footnote>
  <w:footnote w:id="3">
    <w:p w14:paraId="3C984A91"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Ben Cecil. “Voters Want Less Talk and More Action on Higher Ed Value.” Third Way. May 14, 2024. </w:t>
      </w:r>
      <w:hyperlink r:id="rId3">
        <w:r>
          <w:rPr>
            <w:color w:val="6D1E49"/>
            <w:u w:val="single"/>
          </w:rPr>
          <w:t>https://www.thirdway.org/report/voters-want-less-talk-and-more-action-on-higher-ed-value</w:t>
        </w:r>
      </w:hyperlink>
      <w:r>
        <w:rPr>
          <w:color w:val="000000"/>
        </w:rPr>
        <w:t xml:space="preserve">. </w:t>
      </w:r>
    </w:p>
  </w:footnote>
  <w:footnote w:id="4">
    <w:p w14:paraId="39717CE3"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Christine Dickason, Marisa Mission, Nick Lee, and Mark Baxter, “Federal Higher Education Policy: Early Actions for States in Response to Recent Changes,” Bellwether, </w:t>
      </w:r>
      <w:hyperlink r:id="rId4">
        <w:r>
          <w:rPr>
            <w:color w:val="6D1E49"/>
            <w:u w:val="single"/>
          </w:rPr>
          <w:t>https://bellwether.org/publications/federal-higher-education-policy/?activeTab=2</w:t>
        </w:r>
      </w:hyperlink>
      <w:r>
        <w:rPr>
          <w:color w:val="000000"/>
        </w:rPr>
        <w:t xml:space="preserve">. </w:t>
      </w:r>
    </w:p>
  </w:footnote>
  <w:footnote w:id="5">
    <w:p w14:paraId="51D0E3A2"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Wesley Tharpe. "Roundup: State Budgets Increasingly Strained as House, Senate Republican Plans Would Impose Major Costs." Center on Budget and Policy Priorities. June 24, 2025. </w:t>
      </w:r>
      <w:hyperlink r:id="rId5">
        <w:r>
          <w:rPr>
            <w:color w:val="6D1E49"/>
            <w:u w:val="single"/>
          </w:rPr>
          <w:t>https://www.cbpp.org/research/state-budget-and-tax/roundup-state-budgets-increasingly-strained-as-house-senate</w:t>
        </w:r>
      </w:hyperlink>
      <w:r>
        <w:rPr>
          <w:color w:val="000000"/>
        </w:rPr>
        <w:t xml:space="preserve">. </w:t>
      </w:r>
    </w:p>
  </w:footnote>
  <w:footnote w:id="6">
    <w:p w14:paraId="55B9AF84"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Austin Slaughter and Justin C. Ortagus. "Four Lessons on Using Outcomes-Based Funding to Improve College Completion Rates." MDRC. July 2025. </w:t>
      </w:r>
      <w:hyperlink r:id="rId6">
        <w:r>
          <w:rPr>
            <w:color w:val="6D1E49"/>
            <w:u w:val="single"/>
          </w:rPr>
          <w:t>https://www.mdrc.org/work/publications/four-lessons-using-outcomes-based-funding-improve-college-completion-rates</w:t>
        </w:r>
      </w:hyperlink>
      <w:r>
        <w:rPr>
          <w:color w:val="000000"/>
        </w:rPr>
        <w:t xml:space="preserve">; Andrew Smalley. "Innovative Postsecondary Funding Strategies." National Conference of State Legislatures. February 22, 2024. </w:t>
      </w:r>
      <w:hyperlink r:id="rId7">
        <w:r>
          <w:rPr>
            <w:color w:val="6D1E49"/>
            <w:u w:val="single"/>
          </w:rPr>
          <w:t>https://www.ncsl.org/education/innovative-postsecondary-funding-strategies</w:t>
        </w:r>
      </w:hyperlink>
      <w:r>
        <w:rPr>
          <w:color w:val="000000"/>
        </w:rPr>
        <w:t xml:space="preserve">; Sara Weissman, “’More Refined’ Performance-Based Funding for Community Colleges,” </w:t>
      </w:r>
      <w:r>
        <w:rPr>
          <w:i/>
          <w:iCs/>
          <w:color w:val="000000"/>
        </w:rPr>
        <w:t>Inside Higher Ed</w:t>
      </w:r>
      <w:r>
        <w:rPr>
          <w:color w:val="000000"/>
        </w:rPr>
        <w:t xml:space="preserve">, June 15, 2023, </w:t>
      </w:r>
      <w:hyperlink r:id="rId8">
        <w:r>
          <w:rPr>
            <w:color w:val="6D1E49"/>
            <w:u w:val="single"/>
          </w:rPr>
          <w:t>https://www.insidehighered.com/news/institutions/community-colleges/2023/06/15/new-performance-based-funding-formulas-community</w:t>
        </w:r>
      </w:hyperlink>
      <w:r>
        <w:rPr>
          <w:color w:val="000000"/>
        </w:rPr>
        <w:t xml:space="preserve">. </w:t>
      </w:r>
    </w:p>
  </w:footnote>
  <w:footnote w:id="7">
    <w:p w14:paraId="4F8F49D9"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"Dollars and Degrees: A Bellwether Series on Higher Education Finance." Bellwether. 2024. </w:t>
      </w:r>
      <w:hyperlink r:id="rId9">
        <w:r>
          <w:rPr>
            <w:color w:val="6D1E49"/>
            <w:u w:val="single"/>
          </w:rPr>
          <w:t>https://bellwether.org/publications/dollars-and-degrees/</w:t>
        </w:r>
      </w:hyperlink>
      <w:r>
        <w:rPr>
          <w:color w:val="000000"/>
        </w:rPr>
        <w:t>.</w:t>
      </w:r>
    </w:p>
  </w:footnote>
  <w:footnote w:id="8">
    <w:p w14:paraId="4710DD14"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Sophia Laderman, Dillon McNamara, Brian Prescott, Sarah Torres Lugo, and Dustin Weeden, “State Approaches to Base Funding for Public Colleges and Universities,” State Higher Education Executive Officers Association and National Center for Higher Education Management Systems, 2022, pp. 5, </w:t>
      </w:r>
      <w:hyperlink r:id="rId10">
        <w:r>
          <w:rPr>
            <w:color w:val="6D1E49"/>
            <w:u w:val="single"/>
          </w:rPr>
          <w:t>https://nchems.org/wp-content/uploads/SHEEO_NCHEMS_2022_StateApproaches_BaseFunding.pdf</w:t>
        </w:r>
      </w:hyperlink>
      <w:r>
        <w:rPr>
          <w:color w:val="000000"/>
        </w:rPr>
        <w:t>.</w:t>
      </w:r>
    </w:p>
  </w:footnote>
  <w:footnote w:id="9">
    <w:p w14:paraId="6CFE1A89"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Matt Richmond, “Higher Education Needs Funding Formulas,” New America, May 21, 2025, </w:t>
      </w:r>
      <w:hyperlink r:id="rId11">
        <w:r>
          <w:rPr>
            <w:color w:val="6D1E49"/>
            <w:u w:val="single"/>
          </w:rPr>
          <w:t>https://www.newamerica.org/education-policy/briefs/higher-education-needs-funding-formulas/</w:t>
        </w:r>
      </w:hyperlink>
      <w:r>
        <w:rPr>
          <w:color w:val="000000"/>
        </w:rPr>
        <w:t xml:space="preserve">; Matt Richmond, “Equity Before Adequacy in Higher Education Funding,” New America, December 12, 2024, </w:t>
      </w:r>
      <w:hyperlink r:id="rId12">
        <w:r>
          <w:rPr>
            <w:color w:val="6D1E49"/>
            <w:u w:val="single"/>
          </w:rPr>
          <w:t>https://www.newamerica.org/education-policy/briefs/equity-before-adequacy-in-higher-education-funding/</w:t>
        </w:r>
      </w:hyperlink>
      <w:r>
        <w:rPr>
          <w:color w:val="000000"/>
        </w:rPr>
        <w:t xml:space="preserve">. </w:t>
      </w:r>
    </w:p>
  </w:footnote>
  <w:footnote w:id="10">
    <w:p w14:paraId="6B4CE48A"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See for example: “Table 3.2A Percent Difference in Two-Year and Four-Year Public Higher Education Appropriations per FTE by State, FY 2024,” State Higher Education Finance Report, State Higher Education Executive Officer Association, </w:t>
      </w:r>
      <w:hyperlink r:id="rId13" w:anchor="student-enrollment">
        <w:r>
          <w:rPr>
            <w:color w:val="6D1E49"/>
            <w:u w:val="single"/>
          </w:rPr>
          <w:t>https://shef.sheeo.org/report-2/#student-enrollment</w:t>
        </w:r>
      </w:hyperlink>
      <w:r>
        <w:rPr>
          <w:color w:val="000000"/>
        </w:rPr>
        <w:t xml:space="preserve">. </w:t>
      </w:r>
    </w:p>
  </w:footnote>
  <w:footnote w:id="11">
    <w:p w14:paraId="7FE87C30"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Andrew Smalley. "Innovative Postsecondary Funding Strategies." National Conference of State Legislatures. February 22, 2024. </w:t>
      </w:r>
      <w:hyperlink r:id="rId14">
        <w:r>
          <w:rPr>
            <w:color w:val="6D1E49"/>
            <w:u w:val="single"/>
          </w:rPr>
          <w:t>https://www.ncsl.org/education/innovative-postsecondary-funding-strategies</w:t>
        </w:r>
      </w:hyperlink>
      <w:r>
        <w:rPr>
          <w:color w:val="000000"/>
        </w:rPr>
        <w:t>.</w:t>
      </w:r>
    </w:p>
  </w:footnote>
  <w:footnote w:id="12">
    <w:p w14:paraId="14F13999"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James C. Hearn, “Outcomes-Based Funding in Historical and Comparative Context</w:t>
      </w:r>
      <w:commentRangeStart w:id="113"/>
      <w:r>
        <w:rPr>
          <w:i/>
          <w:iCs/>
          <w:color w:val="000000"/>
        </w:rPr>
        <w:t>,”</w:t>
      </w:r>
      <w:commentRangeEnd w:id="113"/>
      <w:r>
        <w:rPr>
          <w:rStyle w:val="CommentReference"/>
        </w:rPr>
        <w:commentReference w:id="113"/>
      </w:r>
      <w:r>
        <w:rPr>
          <w:color w:val="000000"/>
        </w:rPr>
        <w:t xml:space="preserve"> Lumina Foundation for Education, November 2015, pp. 6-7, </w:t>
      </w:r>
      <w:hyperlink r:id="rId15">
        <w:r>
          <w:rPr>
            <w:color w:val="6D1E49"/>
            <w:u w:val="single"/>
          </w:rPr>
          <w:t>https://www.luminafoundation.org/files/resources/hearn-obf-full.pdf</w:t>
        </w:r>
      </w:hyperlink>
      <w:r>
        <w:rPr>
          <w:color w:val="000000"/>
        </w:rPr>
        <w:t>.</w:t>
      </w:r>
    </w:p>
  </w:footnote>
  <w:footnote w:id="13">
    <w:p w14:paraId="053B5550"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Chris Duncombe, Erin Whinnery, Shytance Wren, and Tom Keily, “50-State Comparison: Postsecondary Education Funding,” Education Commission of the States, July 23, 2025, </w:t>
      </w:r>
      <w:hyperlink r:id="rId16">
        <w:r>
          <w:rPr>
            <w:color w:val="6D1E49"/>
            <w:u w:val="single"/>
          </w:rPr>
          <w:t>https://www.ecs.org/50-state-comparison-postsecondary-education-funding-2025/</w:t>
        </w:r>
      </w:hyperlink>
      <w:r>
        <w:rPr>
          <w:color w:val="000000"/>
        </w:rPr>
        <w:t xml:space="preserve">. </w:t>
      </w:r>
    </w:p>
  </w:footnote>
  <w:footnote w:id="14">
    <w:p w14:paraId="5044906A"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Chris Lowery, “Higher Education Funding Memo,” Indiana Commission for Higher Education, June 27, 2024, pp. 6, </w:t>
      </w:r>
      <w:hyperlink r:id="rId17">
        <w:r>
          <w:rPr>
            <w:color w:val="6D1E49"/>
            <w:u w:val="single"/>
          </w:rPr>
          <w:t>https://www.in.gov/gwc/files/Higher-Education-Funding-GWC-Memo-6.27.24.pdf</w:t>
        </w:r>
      </w:hyperlink>
      <w:r>
        <w:rPr>
          <w:color w:val="000000"/>
        </w:rPr>
        <w:t xml:space="preserve">; Perry Zielak, “FY 2024-25 Community College Performance Funding Formula, Best Practices Certification, and Tuition and Fee Restraint,” Michigan House Fiscal Agency, pp. 1, </w:t>
      </w:r>
      <w:hyperlink r:id="rId18">
        <w:r>
          <w:rPr>
            <w:color w:val="6D1E49"/>
            <w:u w:val="single"/>
          </w:rPr>
          <w:t>https://www.house.mi.gov/hfa/PDF/Alpha/Fiscal_Brief_CC_Performance%20Funding_Formula_FY25_Oct15.pdf.</w:t>
        </w:r>
      </w:hyperlink>
      <w:r>
        <w:rPr>
          <w:color w:val="000000"/>
        </w:rPr>
        <w:t xml:space="preserve"> </w:t>
      </w:r>
    </w:p>
  </w:footnote>
  <w:footnote w:id="15">
    <w:p w14:paraId="71650EBE"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“Louisiana’s Outcomes-Based Funding Formula Summary,” Louisiana Board of Regents, August 2022, pp. 3, </w:t>
      </w:r>
      <w:hyperlink r:id="rId19">
        <w:r>
          <w:rPr>
            <w:color w:val="6D1E49"/>
            <w:u w:val="single"/>
          </w:rPr>
          <w:t>https://www.laregents.edu/wp-content/uploads/2022/08/LA-Funding-Formula-Summary-FY23.pdf</w:t>
        </w:r>
      </w:hyperlink>
      <w:r>
        <w:rPr>
          <w:color w:val="000000"/>
        </w:rPr>
        <w:t xml:space="preserve">; “NSHE Funding Formula 2013-2025,” Nevada System of Higher Education, pp. 7, </w:t>
      </w:r>
      <w:hyperlink r:id="rId20">
        <w:r>
          <w:rPr>
            <w:color w:val="6D1E49"/>
            <w:u w:val="single"/>
          </w:rPr>
          <w:t>https://nshe.nevada.edu/wp-content/uploads/file/HEF/resources/Funding%20Formula%20Summary.pdf</w:t>
        </w:r>
      </w:hyperlink>
      <w:r>
        <w:rPr>
          <w:color w:val="000000"/>
        </w:rPr>
        <w:t xml:space="preserve">. </w:t>
      </w:r>
    </w:p>
  </w:footnote>
  <w:footnote w:id="16">
    <w:p w14:paraId="4CF37FDD"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XLVIII 2025 Florida Statutes § 2011.84, </w:t>
      </w:r>
      <w:hyperlink r:id="rId21">
        <w:r>
          <w:rPr>
            <w:color w:val="6D1E49"/>
            <w:u w:val="single"/>
          </w:rPr>
          <w:t>https://www.leg.state.fl.us/statutes/index.cfm?App_mode=Display_Statute&amp;Search_String=&amp;URL=1000-1099/1011/Sections/1011.84.html</w:t>
        </w:r>
      </w:hyperlink>
      <w:r>
        <w:rPr>
          <w:color w:val="000000"/>
        </w:rPr>
        <w:t xml:space="preserve">; Jennifer Franklin, “An Overview of the Illinois Community College System Funding Formulas,” Illinois Community College Board, January 2021, pp. 13, </w:t>
      </w:r>
      <w:hyperlink r:id="rId22">
        <w:r>
          <w:rPr>
            <w:color w:val="6D1E49"/>
            <w:u w:val="single"/>
          </w:rPr>
          <w:t>https://www2.iccb.org/iccb/wp-content/pdfs/agendas/2021/january/Item_6-2a_POWERPOINT.pdf</w:t>
        </w:r>
      </w:hyperlink>
      <w:r>
        <w:rPr>
          <w:color w:val="000000"/>
        </w:rPr>
        <w:t xml:space="preserve">. </w:t>
      </w:r>
    </w:p>
  </w:footnote>
  <w:footnote w:id="17">
    <w:p w14:paraId="347D3041"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See for example: Chris Lowery, “Higher Education Funding Memo,” Indiana Commission for Higher Education, June 27, 2024, pp. 5-6, </w:t>
      </w:r>
      <w:hyperlink r:id="rId23">
        <w:r>
          <w:rPr>
            <w:color w:val="6D1E49"/>
            <w:u w:val="single"/>
          </w:rPr>
          <w:t>https://www.in.gov/gwc/files/Higher-Education-Funding-GWC-Memo-6.27.24.pdf</w:t>
        </w:r>
      </w:hyperlink>
    </w:p>
  </w:footnote>
  <w:footnote w:id="18">
    <w:p w14:paraId="41B107D4"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“Performance Funding,” Kentucky Council on Postsecondary Education, updated June 25, 2025, </w:t>
      </w:r>
      <w:hyperlink r:id="rId24">
        <w:r>
          <w:rPr>
            <w:color w:val="6D1E49"/>
            <w:u w:val="single"/>
          </w:rPr>
          <w:t>https://cpe.ky.gov/ourwork/performancefunding.html</w:t>
        </w:r>
      </w:hyperlink>
      <w:r>
        <w:rPr>
          <w:color w:val="000000"/>
        </w:rPr>
        <w:t xml:space="preserve">; “OBF Primer,” Tennessee Comptroller of the Treasury, 2020, </w:t>
      </w:r>
      <w:hyperlink r:id="rId25">
        <w:r>
          <w:rPr>
            <w:color w:val="6D1E49"/>
            <w:u w:val="single"/>
          </w:rPr>
          <w:t>https://comptroller.tn.gov/content/dam/cot/orea/advanced-search/2020/OBFprimer.pdf</w:t>
        </w:r>
      </w:hyperlink>
      <w:r>
        <w:rPr>
          <w:color w:val="000000"/>
        </w:rPr>
        <w:t xml:space="preserve">, pp. 1; Colorado Department of Higher Education. "Funding Formula Overview (General)." Colorado Department of Higher Education. 2023. </w:t>
      </w:r>
      <w:hyperlink r:id="rId26">
        <w:r>
          <w:rPr>
            <w:color w:val="6D1E49"/>
            <w:u w:val="single"/>
          </w:rPr>
          <w:t>https://cdhe.colorado.gov/sites/highered/files/CDHE_Funding_Formula_Overview_General.pptx</w:t>
        </w:r>
      </w:hyperlink>
      <w:r>
        <w:rPr>
          <w:color w:val="000000"/>
        </w:rPr>
        <w:t xml:space="preserve">; Jason Glover, “Redbook: LBO Analysis of Executive Budget Proposal,” Ohio Legislative Budget Office, February 2023, pp. 4, </w:t>
      </w:r>
      <w:hyperlink r:id="rId27">
        <w:r>
          <w:rPr>
            <w:color w:val="6D1E49"/>
            <w:u w:val="single"/>
          </w:rPr>
          <w:t>https://www.lsc.ohio.gov/assets/legislation/135/hb33/in/files/hb33-bor-redbook-as-introduced-135th-general-assembly.pdf</w:t>
        </w:r>
      </w:hyperlink>
      <w:r>
        <w:rPr>
          <w:color w:val="000000"/>
        </w:rPr>
        <w:t xml:space="preserve">; “Productivity Funding Formula,” Arkansas Department of Higher Education, March 2025, </w:t>
      </w:r>
      <w:hyperlink r:id="rId28">
        <w:r>
          <w:rPr>
            <w:color w:val="6D1E49"/>
            <w:u w:val="single"/>
          </w:rPr>
          <w:t>https://adhe.edu/File/Productivity_Funding_Formula_Specifications_-_Year_9.pdf</w:t>
        </w:r>
      </w:hyperlink>
      <w:r>
        <w:rPr>
          <w:color w:val="000000"/>
        </w:rPr>
        <w:t xml:space="preserve">. </w:t>
      </w:r>
    </w:p>
  </w:footnote>
  <w:footnote w:id="19">
    <w:p w14:paraId="3F861E2B"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See for example: 13 Kentucky Administrative Regulations 2025 § 2:130(7), </w:t>
      </w:r>
      <w:hyperlink r:id="rId29">
        <w:r>
          <w:rPr>
            <w:color w:val="6D1E49"/>
            <w:u w:val="single"/>
          </w:rPr>
          <w:t>https://apps.legislature.ky.gov/law/kar/titles/013/002/130/</w:t>
        </w:r>
      </w:hyperlink>
      <w:r>
        <w:rPr>
          <w:color w:val="000000"/>
        </w:rPr>
        <w:t>.</w:t>
      </w:r>
    </w:p>
  </w:footnote>
  <w:footnote w:id="20">
    <w:p w14:paraId="17401C68"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See for example: “Productivity Funding Formula,” Arkansas Department of Higher Education, March 2025, pp. 5, </w:t>
      </w:r>
      <w:hyperlink r:id="rId30">
        <w:r>
          <w:rPr>
            <w:color w:val="6D1E49"/>
            <w:u w:val="single"/>
          </w:rPr>
          <w:t>https://adhe.edu/File/Productivity_Funding_Formula_Specifications_-_Year_9.pdf</w:t>
        </w:r>
      </w:hyperlink>
      <w:r>
        <w:rPr>
          <w:color w:val="000000"/>
        </w:rPr>
        <w:t>.</w:t>
      </w:r>
    </w:p>
  </w:footnote>
  <w:footnote w:id="21">
    <w:p w14:paraId="118E91E2"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Chris Lowery, “Higher Education Funding Memo,” Indiana Commission for Higher Education, June 27, 2024, pp. 6, </w:t>
      </w:r>
      <w:hyperlink r:id="rId31">
        <w:r>
          <w:rPr>
            <w:color w:val="6D1E49"/>
            <w:u w:val="single"/>
          </w:rPr>
          <w:t>https://www.in.gov/gwc/files/Higher-Education-Funding-GWC-Memo-6.27.24.pdf</w:t>
        </w:r>
      </w:hyperlink>
      <w:r>
        <w:rPr>
          <w:color w:val="000000"/>
        </w:rPr>
        <w:t>.</w:t>
      </w:r>
    </w:p>
  </w:footnote>
  <w:footnote w:id="22">
    <w:p w14:paraId="257F453F"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Christine Dickason, “Dollars and Degrees: Perspectives From the Field — Spotlight on Illinois,” Bellwether, December 12, 2024, </w:t>
      </w:r>
      <w:hyperlink r:id="rId32">
        <w:r>
          <w:rPr>
            <w:color w:val="6D1E49"/>
            <w:u w:val="single"/>
          </w:rPr>
          <w:t>https://bellwether.org/blog/dollars-and-degrees-perspectives-from-the-field-spotlight-on-illinois/</w:t>
        </w:r>
      </w:hyperlink>
      <w:r>
        <w:rPr>
          <w:color w:val="000000"/>
        </w:rPr>
        <w:t xml:space="preserve">. </w:t>
      </w:r>
    </w:p>
  </w:footnote>
  <w:footnote w:id="23">
    <w:p w14:paraId="1E9059EE"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Nicholas Hillman. "Why Performance-Based College Funding Doesn't Work." The Century Foundation. May 25, 2016. </w:t>
      </w:r>
      <w:hyperlink r:id="rId33">
        <w:r>
          <w:rPr>
            <w:color w:val="6D1E49"/>
            <w:u w:val="single"/>
          </w:rPr>
          <w:t>https://tcf.org/content/report/why-performance-based-college-funding-doesnt-work/</w:t>
        </w:r>
      </w:hyperlink>
      <w:r>
        <w:rPr>
          <w:color w:val="000000"/>
        </w:rPr>
        <w:t>.</w:t>
      </w:r>
    </w:p>
  </w:footnote>
  <w:footnote w:id="24">
    <w:p w14:paraId="22D6C359"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Austin Slaughter and Justin C. Ortagus. "Four Lessons on Using Outcomes-Based Funding to Improve College Completion Rates." MDRC. July 2025. </w:t>
      </w:r>
      <w:hyperlink r:id="rId34">
        <w:r>
          <w:rPr>
            <w:color w:val="6D1E49"/>
            <w:u w:val="single"/>
          </w:rPr>
          <w:t>https://www.mdrc.org/work/publications/four-lessons-using-outcomes-based-funding-improve-college-completion-rates</w:t>
        </w:r>
      </w:hyperlink>
      <w:r>
        <w:rPr>
          <w:color w:val="000000"/>
        </w:rPr>
        <w:t xml:space="preserve">; </w:t>
      </w:r>
    </w:p>
  </w:footnote>
  <w:footnote w:id="25">
    <w:p w14:paraId="2410F68A"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Justin C. Ortagus, Kelly Ochs Rosinger, Robert Kelchen, Garam Chu, and Mitchell Lingo. "Unequal Impacts of Performance-Based Funding on Institutional Resources." InformEd States: Higher Education Policy Initiative. 2023. </w:t>
      </w:r>
      <w:hyperlink r:id="rId35">
        <w:r>
          <w:rPr>
            <w:color w:val="6D1E49"/>
            <w:u w:val="single"/>
          </w:rPr>
          <w:t>https://static1.squarespace.com/static/5d9f9fae6a122515ee074363/t/61f42ff33d2a6053c9889514/1643393013933/InformedStates_Paper_UnequalImpactsofPBFinResources.pdf</w:t>
        </w:r>
      </w:hyperlink>
      <w:r>
        <w:rPr>
          <w:color w:val="000000"/>
        </w:rPr>
        <w:t>.</w:t>
      </w:r>
    </w:p>
  </w:footnote>
  <w:footnote w:id="26">
    <w:p w14:paraId="39CED15E"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Research for Action. "Measuring the Effects of Outcomes-Based Funding on Certificate Production: Challenges, Inconsistencies and Recommendations for Future Research." Lumina Foundation. March 2019. </w:t>
      </w:r>
      <w:hyperlink r:id="rId36">
        <w:r>
          <w:rPr>
            <w:color w:val="6D1E49"/>
            <w:u w:val="single"/>
          </w:rPr>
          <w:t>https://www.luminafoundation.org/wp-content/uploads/2019/03/measuring-the-effects-of-obf.pdf</w:t>
        </w:r>
      </w:hyperlink>
      <w:r>
        <w:rPr>
          <w:color w:val="000000"/>
        </w:rPr>
        <w:t>.</w:t>
      </w:r>
    </w:p>
  </w:footnote>
  <w:footnote w:id="27">
    <w:p w14:paraId="4E42D6B1"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Sara Weissman. "A Hopeful First Year for New Texas Funding Model." Inside Higher Ed. July 15, 2024. </w:t>
      </w:r>
      <w:hyperlink r:id="rId37">
        <w:r>
          <w:rPr>
            <w:color w:val="6D1E49"/>
            <w:u w:val="single"/>
          </w:rPr>
          <w:t>https://www.insidehighered.com/news/institutions/community-colleges/2024/07/15/hopeful-first-year-new-texas-funding-model</w:t>
        </w:r>
      </w:hyperlink>
      <w:r>
        <w:rPr>
          <w:color w:val="000000"/>
        </w:rPr>
        <w:t>.</w:t>
      </w:r>
    </w:p>
  </w:footnote>
  <w:footnote w:id="28">
    <w:p w14:paraId="75333271"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Nicholas Hillman. "Why Performance-Based College Funding Doesn't Work." The Century Foundation. May 25, 2016. </w:t>
      </w:r>
      <w:hyperlink r:id="rId38">
        <w:r>
          <w:rPr>
            <w:color w:val="6D1E49"/>
            <w:u w:val="single"/>
          </w:rPr>
          <w:t>https://tcf.org/content/report/why-performance-based-college-funding-doesnt-work/</w:t>
        </w:r>
      </w:hyperlink>
      <w:r>
        <w:rPr>
          <w:color w:val="000000"/>
        </w:rPr>
        <w:t xml:space="preserve">; Amy Y. Li, “Lessons Learned: A Case Study of Performance Funding in Higher Education,” Third Way, January 25, 2019, </w:t>
      </w:r>
      <w:hyperlink r:id="rId39">
        <w:r>
          <w:rPr>
            <w:color w:val="6D1E49"/>
            <w:u w:val="single"/>
          </w:rPr>
          <w:t>https://www.thirdway.org/report/lessons-learned-a-case-study-of-performance-funding-in-higher-education</w:t>
        </w:r>
      </w:hyperlink>
      <w:r>
        <w:rPr>
          <w:color w:val="000000"/>
        </w:rPr>
        <w:t xml:space="preserve">. </w:t>
      </w:r>
    </w:p>
  </w:footnote>
  <w:footnote w:id="29">
    <w:p w14:paraId="482319B4"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Chetan Agrawal, “Performance-related Pay—Hype versus Reality With Special Reference to Public Sector Organizations,” Management and Labour Studies 37(4), November 2012, pp. 337-344, </w:t>
      </w:r>
      <w:hyperlink r:id="rId40">
        <w:r>
          <w:rPr>
            <w:color w:val="6D1E49"/>
            <w:u w:val="single"/>
          </w:rPr>
          <w:t>https://doi.org/10.1177/0258042X13484848</w:t>
        </w:r>
      </w:hyperlink>
      <w:r>
        <w:rPr>
          <w:color w:val="000000"/>
        </w:rPr>
        <w:t xml:space="preserve">; Justin C. Ortagus, Robert Kelchen, Kelly Ochs Rosinger, and Nicholas W. Voorhees. "Performance-Based Funding in American Higher Education: A Systematic Synthesis of the Intended and Unintended Consequences." Educational Evaluation and Policy Analysis 42(4), 2020, pp. 520-550. </w:t>
      </w:r>
      <w:hyperlink r:id="rId41">
        <w:r>
          <w:rPr>
            <w:color w:val="6D1E49"/>
            <w:u w:val="single"/>
          </w:rPr>
          <w:t>https://doi.org/10.3102/0162373720953128</w:t>
        </w:r>
      </w:hyperlink>
      <w:r>
        <w:rPr>
          <w:color w:val="000000"/>
        </w:rPr>
        <w:t>.</w:t>
      </w:r>
    </w:p>
  </w:footnote>
  <w:footnote w:id="30">
    <w:p w14:paraId="059DE397"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w:t>
      </w:r>
      <w:commentRangeStart w:id="114"/>
      <w:r>
        <w:rPr>
          <w:color w:val="000000"/>
        </w:rPr>
        <w:t>Will Caroll</w:t>
      </w:r>
      <w:commentRangeEnd w:id="114"/>
      <w:r>
        <w:rPr>
          <w:rStyle w:val="CommentReference"/>
        </w:rPr>
        <w:commentReference w:id="114"/>
      </w:r>
      <w:r>
        <w:rPr>
          <w:color w:val="000000"/>
        </w:rPr>
        <w:t xml:space="preserve">, "Investing in Value: Return on Investment and Workforce Success in State Postsecondary Funding." HCM Strategists. 2025. </w:t>
      </w:r>
      <w:hyperlink r:id="rId42">
        <w:r>
          <w:rPr>
            <w:color w:val="6D1E49"/>
            <w:u w:val="single"/>
          </w:rPr>
          <w:t>https://hcmstrategists.com/investing-in-value-roi</w:t>
        </w:r>
      </w:hyperlink>
      <w:r>
        <w:rPr>
          <w:color w:val="000000"/>
        </w:rPr>
        <w:t>.</w:t>
      </w:r>
    </w:p>
  </w:footnote>
  <w:footnote w:id="31">
    <w:p w14:paraId="1530B920"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See for examples: Alex Cortez, Lynne Graziano, and Paul Beach. "Dollars and Sense: Measuring the Value of Postsecondary Pathways." Bellwether. April 2023. </w:t>
      </w:r>
      <w:hyperlink r:id="rId43">
        <w:r>
          <w:rPr>
            <w:color w:val="6D1E49"/>
            <w:u w:val="single"/>
          </w:rPr>
          <w:t>https://bellwether.org/wp-content/uploads/2023/04/DollarsAndSense_BetaByBellwether_April2023_Final.pdf</w:t>
        </w:r>
      </w:hyperlink>
      <w:r>
        <w:rPr>
          <w:color w:val="000000"/>
        </w:rPr>
        <w:t xml:space="preserve">; Postsecondary Value Commission, 2021, </w:t>
      </w:r>
      <w:hyperlink r:id="rId44">
        <w:r>
          <w:rPr>
            <w:color w:val="6D1E49"/>
            <w:u w:val="single"/>
          </w:rPr>
          <w:t>https://www.postsecondaryvalue.org/reports/</w:t>
        </w:r>
      </w:hyperlink>
      <w:r>
        <w:rPr>
          <w:color w:val="000000"/>
        </w:rPr>
        <w:t>.</w:t>
      </w:r>
    </w:p>
  </w:footnote>
  <w:footnote w:id="32">
    <w:p w14:paraId="093ACCFB"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Alex Cortez, Lynne Graziano, and Paul Beach, “Dollars and Sense: Measuring the Value of Postsecondary Pathways,” Bellwether, April 2023, 10-14, </w:t>
      </w:r>
      <w:hyperlink r:id="rId45">
        <w:r>
          <w:rPr>
            <w:color w:val="6D1E49"/>
            <w:u w:val="single"/>
          </w:rPr>
          <w:t>https://bellwether.org/wp-content/uploads/2023/04/DollarsAndSense_BetaByBellwether_April2023_Final.pdf</w:t>
        </w:r>
      </w:hyperlink>
      <w:r>
        <w:rPr>
          <w:color w:val="000000"/>
        </w:rPr>
        <w:t xml:space="preserve">. </w:t>
      </w:r>
    </w:p>
  </w:footnote>
  <w:footnote w:id="33">
    <w:p w14:paraId="2FD6702F"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"Formula Funding (Community College Finance)." Texas Higher Education Coordinating Board. 2025. </w:t>
      </w:r>
      <w:hyperlink r:id="rId46">
        <w:r>
          <w:rPr>
            <w:color w:val="6D1E49"/>
            <w:u w:val="single"/>
          </w:rPr>
          <w:t>https://www.highered.texas.gov/community-college-finance/formula-funding/</w:t>
        </w:r>
      </w:hyperlink>
      <w:r>
        <w:rPr>
          <w:color w:val="000000"/>
        </w:rPr>
        <w:t xml:space="preserve">. </w:t>
      </w:r>
    </w:p>
  </w:footnote>
  <w:footnote w:id="34">
    <w:p w14:paraId="509A7AFD"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Chris Lowery, "Outcomes-Based Performance Funding," memo to Governor's Workforce Cabinet, June 27, 2024, Indiana Commission for Higher Education, pp. 5-7, </w:t>
      </w:r>
      <w:hyperlink r:id="rId47">
        <w:r>
          <w:rPr>
            <w:color w:val="6D1E49"/>
            <w:u w:val="single"/>
          </w:rPr>
          <w:t>https://www.in.gov/gwc/files/Higher-Education-Funding-GWC-Memo-6.27.24.pdf</w:t>
        </w:r>
      </w:hyperlink>
      <w:r>
        <w:rPr>
          <w:color w:val="000000"/>
        </w:rPr>
        <w:t>.</w:t>
      </w:r>
    </w:p>
  </w:footnote>
  <w:footnote w:id="35">
    <w:p w14:paraId="516D136D"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Chris Lowery, "Outcomes-Based Performance Funding," memo to Governor's Workforce Cabinet, June 27, 2024, Indiana Commission for Higher Education, pp. 5-7, </w:t>
      </w:r>
      <w:hyperlink r:id="rId48">
        <w:r>
          <w:rPr>
            <w:color w:val="6D1E49"/>
            <w:u w:val="single"/>
          </w:rPr>
          <w:t>https://www.in.gov/gwc/files/Higher-Education-Funding-GWC-Memo-6.27.24.pdf</w:t>
        </w:r>
      </w:hyperlink>
      <w:r>
        <w:rPr>
          <w:color w:val="000000"/>
        </w:rPr>
        <w:t>.</w:t>
      </w:r>
    </w:p>
  </w:footnote>
  <w:footnote w:id="36">
    <w:p w14:paraId="608F1C6E"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Chris Lowery, "Outcomes-Based Performance Funding," memo to Governor's Workforce Cabinet, June 27, 2024, Indiana Commission for Higher Education, pp. 5-7, </w:t>
      </w:r>
      <w:hyperlink r:id="rId49">
        <w:r>
          <w:rPr>
            <w:color w:val="6D1E49"/>
            <w:u w:val="single"/>
          </w:rPr>
          <w:t>https://www.in.gov/gwc/files/Higher-Education-Funding-GWC-Memo-6.27.24.pdf</w:t>
        </w:r>
      </w:hyperlink>
      <w:r>
        <w:rPr>
          <w:color w:val="000000"/>
        </w:rPr>
        <w:t>.</w:t>
      </w:r>
    </w:p>
  </w:footnote>
  <w:footnote w:id="37">
    <w:p w14:paraId="6D428E03"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Tennessee Higher Education Commission. "2020-25 Quality Assurance Funding Guidebook." Tennessee Higher Education Commission. December 9, 2021. </w:t>
      </w:r>
      <w:hyperlink r:id="rId50">
        <w:r>
          <w:rPr>
            <w:color w:val="6D1E49"/>
            <w:u w:val="single"/>
          </w:rPr>
          <w:t>https://www.tn.gov/content/dam/tn/thec/bureau/aa/academic-programs/qaf/THEC_2020-25%20Quality%20Assurance%20Funding_Guidebook_Dec%209%202021.pdf</w:t>
        </w:r>
      </w:hyperlink>
      <w:r>
        <w:rPr>
          <w:color w:val="000000"/>
        </w:rPr>
        <w:t>.</w:t>
      </w:r>
    </w:p>
  </w:footnote>
  <w:footnote w:id="38">
    <w:p w14:paraId="2D4EF211"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Tennessee Higher Education Commission. "2020-25 Quality Assurance Funding Guidebook." Tennessee Higher Education Commission. December 9, 2021. pp. 6. </w:t>
      </w:r>
      <w:hyperlink r:id="rId51">
        <w:r>
          <w:rPr>
            <w:color w:val="6D1E49"/>
            <w:u w:val="single"/>
          </w:rPr>
          <w:t>https://www.tn.gov/content/dam/tn/thec/bureau/aa/academic-programs/qaf/THEC_2020-25%20Quality%20Assurance%20Funding_Guidebook_Dec%209%202021.pdf</w:t>
        </w:r>
      </w:hyperlink>
      <w:r>
        <w:rPr>
          <w:color w:val="000000"/>
        </w:rPr>
        <w:t xml:space="preserve">. </w:t>
      </w:r>
    </w:p>
  </w:footnote>
  <w:footnote w:id="39">
    <w:p w14:paraId="48A93C15"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Justin P. Wilson, “Funding Tennessee’s Public Colleges and Universities: The Outcomes-Based Funding Formula.” Tennessee Comptroller of the Treasury. November 2017. pp. 25. </w:t>
      </w:r>
      <w:hyperlink r:id="rId52">
        <w:r>
          <w:rPr>
            <w:color w:val="6D1E49"/>
            <w:u w:val="single"/>
          </w:rPr>
          <w:t>https://comptroller.tn.gov/content/dam/cot/orea/advanced-search/2017/2017_OREA_OutcomesBasedFund.pdf</w:t>
        </w:r>
      </w:hyperlink>
      <w:r>
        <w:rPr>
          <w:color w:val="000000"/>
        </w:rPr>
        <w:t xml:space="preserve">. </w:t>
      </w:r>
    </w:p>
  </w:footnote>
  <w:footnote w:id="40">
    <w:p w14:paraId="1F72DD87"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Jacob Faina and Zachary Scherer, “Voting and Registration in the Election of November 2020,” U.S. Census Bureau, January 2022, pp. 7-8, </w:t>
      </w:r>
      <w:hyperlink r:id="rId53">
        <w:r>
          <w:rPr>
            <w:color w:val="6D1E49"/>
            <w:u w:val="single"/>
          </w:rPr>
          <w:t>https://www.census.gov/content/dam/Census/library/publications/2022/demo/p20-585.pdf</w:t>
        </w:r>
      </w:hyperlink>
      <w:r>
        <w:rPr>
          <w:color w:val="000000"/>
        </w:rPr>
        <w:t xml:space="preserve">; Jennifer Ma, Matea Pender, and Meredith Welch, “Education Pays 2019: The Benefits of Higher Education for Individuals and Society,” College Board, 2019, pp. 41, </w:t>
      </w:r>
      <w:hyperlink r:id="rId54">
        <w:r>
          <w:rPr>
            <w:color w:val="6D1E49"/>
            <w:u w:val="single"/>
          </w:rPr>
          <w:t>https://research.collegeboard.org/media/pdf/education-pays-2019-full-report.pdf</w:t>
        </w:r>
      </w:hyperlink>
      <w:r>
        <w:rPr>
          <w:color w:val="000000"/>
        </w:rPr>
        <w:t xml:space="preserve">. </w:t>
      </w:r>
    </w:p>
  </w:footnote>
  <w:footnote w:id="41">
    <w:p w14:paraId="14A94D1A"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“Volunteering in the United States — 2015,” Bureau of Labor Statistics, February 25, 2015, pp. 2, </w:t>
      </w:r>
      <w:hyperlink r:id="rId55">
        <w:r>
          <w:rPr>
            <w:color w:val="6D1E49"/>
            <w:u w:val="single"/>
          </w:rPr>
          <w:t>https://www.bls.gov/news.release/pdf/volun.pdf</w:t>
        </w:r>
      </w:hyperlink>
      <w:r>
        <w:rPr>
          <w:color w:val="000000"/>
        </w:rPr>
        <w:t xml:space="preserve">; “Education Pays 2019: The Benefits of Higher Education for Individuals and Society,” College Board, 2019, pp. 40, </w:t>
      </w:r>
      <w:hyperlink r:id="rId56">
        <w:r>
          <w:rPr>
            <w:color w:val="6D1E49"/>
            <w:u w:val="single"/>
          </w:rPr>
          <w:t>https://research.collegeboard.org/media/pdf/education-pays-2019-full-report.pdf</w:t>
        </w:r>
      </w:hyperlink>
      <w:r>
        <w:rPr>
          <w:color w:val="000000"/>
        </w:rPr>
        <w:t xml:space="preserve">. </w:t>
      </w:r>
    </w:p>
  </w:footnote>
  <w:footnote w:id="42">
    <w:p w14:paraId="3DFF95BE"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See for examples: Vola Chykina, “Educational Attainment,” The SAGE Encyclopedia of Leadership Studies, 2023, </w:t>
      </w:r>
      <w:hyperlink r:id="rId57">
        <w:r>
          <w:rPr>
            <w:color w:val="6D1E49"/>
            <w:u w:val="single"/>
          </w:rPr>
          <w:t>https://sk.sagepub.com/ency/edvol/the-sage-encyclopedia-of-leadership-studies/chpt/educational-attainment</w:t>
        </w:r>
      </w:hyperlink>
      <w:r>
        <w:rPr>
          <w:color w:val="000000"/>
        </w:rPr>
        <w:t xml:space="preserve">; David M. Houston and Michael T. Hartney, “Who’s on Board? School Boards and Political Representation in an Age of Conflict,” Thomas B. Fordham Institute, October 8, 2025, </w:t>
      </w:r>
      <w:hyperlink r:id="rId58">
        <w:r>
          <w:rPr>
            <w:color w:val="6D1E49"/>
            <w:u w:val="single"/>
          </w:rPr>
          <w:t>https://fordhaminstitute.org/national/research/whos-board-school-boards-and-political-representation-age-conflict</w:t>
        </w:r>
      </w:hyperlink>
      <w:r>
        <w:rPr>
          <w:color w:val="000000"/>
        </w:rPr>
        <w:t xml:space="preserve">. </w:t>
      </w:r>
    </w:p>
  </w:footnote>
  <w:footnote w:id="43">
    <w:p w14:paraId="112075D0"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OECD, “Trends in Adult Learning: New Data from the 2023 Survey of Adult Skills,” 2025, Getting Skills Right, OECD Publishing, pp. 49-50, </w:t>
      </w:r>
      <w:hyperlink r:id="rId59">
        <w:r>
          <w:rPr>
            <w:color w:val="6D1E49"/>
            <w:u w:val="single"/>
          </w:rPr>
          <w:t>https://doi.org/10.1787/ec0624a6-en</w:t>
        </w:r>
      </w:hyperlink>
      <w:r>
        <w:rPr>
          <w:color w:val="000000"/>
        </w:rPr>
        <w:t xml:space="preserve">. </w:t>
      </w:r>
    </w:p>
  </w:footnote>
  <w:footnote w:id="44">
    <w:p w14:paraId="25547399"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“Education Pays 2019: The Benefits of Higher Education for Individuals and Society,” College Board, 2019, pp. 33, </w:t>
      </w:r>
      <w:hyperlink r:id="rId60">
        <w:r>
          <w:rPr>
            <w:color w:val="6D1E49"/>
            <w:u w:val="single"/>
          </w:rPr>
          <w:t>https://research.collegeboard.org/media/pdf/education-pays-2019-full-report.pdf</w:t>
        </w:r>
      </w:hyperlink>
      <w:r>
        <w:rPr>
          <w:color w:val="000000"/>
        </w:rPr>
        <w:t>.</w:t>
      </w:r>
    </w:p>
  </w:footnote>
  <w:footnote w:id="45">
    <w:p w14:paraId="33E36F8D"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Michael Harris and Karri Holley, “Universities as Anchor Institutions: Economic and Social Potential for Urban Development.” In: Paulsen, M. (eds) </w:t>
      </w:r>
      <w:r>
        <w:rPr>
          <w:i/>
          <w:iCs/>
          <w:color w:val="000000"/>
        </w:rPr>
        <w:t>Higher Education: Handbook of Theory and Research</w:t>
      </w:r>
      <w:r>
        <w:rPr>
          <w:color w:val="000000"/>
        </w:rPr>
        <w:t xml:space="preserve"> vol 31, </w:t>
      </w:r>
      <w:hyperlink r:id="rId61">
        <w:r>
          <w:rPr>
            <w:color w:val="6D1E49"/>
            <w:u w:val="single"/>
          </w:rPr>
          <w:t>https://doi.org/10.1007/978-3-319-26829-3_8</w:t>
        </w:r>
      </w:hyperlink>
      <w:r>
        <w:rPr>
          <w:color w:val="000000"/>
        </w:rPr>
        <w:t xml:space="preserve">; Gavin Moodie and Leesa Wheelahan, “Colleges as anchors of their communities: emergence and agglomeration,” Journal of Vocational Education &amp; Training, 2025 77(1), pp. 58-80, </w:t>
      </w:r>
      <w:hyperlink r:id="rId62">
        <w:r>
          <w:rPr>
            <w:color w:val="6D1E49"/>
            <w:u w:val="single"/>
          </w:rPr>
          <w:t>https://doi.org/10.1080/13636820.2024.2427772</w:t>
        </w:r>
      </w:hyperlink>
      <w:r>
        <w:rPr>
          <w:color w:val="000000"/>
        </w:rPr>
        <w:t xml:space="preserve">. </w:t>
      </w:r>
    </w:p>
  </w:footnote>
  <w:footnote w:id="46">
    <w:p w14:paraId="373B4C30"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Michael D. King, “Those With a High School Diploma or Less Make Up Majority of Government Assistance Recipients,” U.S. Census Bureau, </w:t>
      </w:r>
      <w:hyperlink r:id="rId63">
        <w:r>
          <w:rPr>
            <w:color w:val="6D1E49"/>
            <w:u w:val="single"/>
          </w:rPr>
          <w:t>https://www.census.gov/library/stories/2021/05/more-than-one-in-seven-social-safety-net-recipients-in-2017-were-college-graduates.html</w:t>
        </w:r>
      </w:hyperlink>
      <w:r>
        <w:rPr>
          <w:color w:val="000000"/>
        </w:rPr>
        <w:t xml:space="preserve">; Britnee Johnston, “The Relationship Between Educational Attainment and Reliance on Government Assistance Among Utahns,” Utah Data Research Center, pp. 18, </w:t>
      </w:r>
      <w:hyperlink r:id="rId64">
        <w:r>
          <w:rPr>
            <w:color w:val="6D1E49"/>
            <w:u w:val="single"/>
          </w:rPr>
          <w:t>https://udrc.ushe.edu/research/documents/BritneeJohnstonUtahSNAPEducationalAttainment.pdf</w:t>
        </w:r>
      </w:hyperlink>
      <w:r>
        <w:rPr>
          <w:color w:val="000000"/>
        </w:rPr>
        <w:t xml:space="preserve">; Philip Trostel, “It’s Not Just the Money: The Benefits of College Education to individuals and to Society,” Lumina Foundation, pp. 51, </w:t>
      </w:r>
      <w:hyperlink r:id="rId65">
        <w:r>
          <w:rPr>
            <w:color w:val="6D1E49"/>
            <w:u w:val="single"/>
          </w:rPr>
          <w:t>https://www.luminafoundation.org/files/resources/its-not-just-the-money.pdf</w:t>
        </w:r>
      </w:hyperlink>
      <w:r>
        <w:rPr>
          <w:color w:val="000000"/>
        </w:rPr>
        <w:t>.</w:t>
      </w:r>
    </w:p>
  </w:footnote>
  <w:footnote w:id="47">
    <w:p w14:paraId="78E6B0B7"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Michigan Compiled Laws § 388.1830(2), </w:t>
      </w:r>
      <w:hyperlink r:id="rId66">
        <w:r>
          <w:rPr>
            <w:color w:val="6D1E49"/>
            <w:u w:val="single"/>
          </w:rPr>
          <w:t>https://legislature.mi.gov/Laws/MCL?objectName=MCL-388-1830</w:t>
        </w:r>
      </w:hyperlink>
      <w:r>
        <w:rPr>
          <w:color w:val="000000"/>
        </w:rPr>
        <w:t xml:space="preserve">; Perry Zielak, “FY 2024-25 Community College Performance Funding Formula, Best Practices Certification, and Tuition and Fee Restraint,” Michigan House Fiscal Agency, pp. 1, </w:t>
      </w:r>
      <w:hyperlink r:id="rId67">
        <w:r>
          <w:rPr>
            <w:color w:val="6D1E49"/>
            <w:u w:val="single"/>
          </w:rPr>
          <w:t>https://www.house.mi.gov/hfa/PDF/Alpha/Fiscal_Brief_CC_Performance%20Funding_Formula_FY25_Oct15.pdf</w:t>
        </w:r>
      </w:hyperlink>
      <w:r>
        <w:rPr>
          <w:color w:val="000000"/>
        </w:rPr>
        <w:t xml:space="preserve">. </w:t>
      </w:r>
    </w:p>
  </w:footnote>
  <w:footnote w:id="48">
    <w:p w14:paraId="4516502B"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Michigan Compiled Laws § 388.1830(2), </w:t>
      </w:r>
      <w:hyperlink r:id="rId68">
        <w:r>
          <w:rPr>
            <w:color w:val="6D1E49"/>
            <w:u w:val="single"/>
          </w:rPr>
          <w:t>https://legislature.mi.gov/Laws/MCL?objectName=MCL-388-1830</w:t>
        </w:r>
      </w:hyperlink>
      <w:r>
        <w:rPr>
          <w:color w:val="000000"/>
        </w:rPr>
        <w:t>.</w:t>
      </w:r>
    </w:p>
  </w:footnote>
  <w:footnote w:id="49">
    <w:p w14:paraId="040E6CD9"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Austin Slaughter and Justin C. Ortagus. "Four Lessons on Using Outcomes-Based Funding to Improve College Completion Rates." MDRC. July 2025. </w:t>
      </w:r>
      <w:hyperlink r:id="rId69">
        <w:r>
          <w:rPr>
            <w:color w:val="6D1E49"/>
            <w:u w:val="single"/>
          </w:rPr>
          <w:t>https://www.mdrc.org/work/publications/four-lessons-using-outcomes-based-funding-improve-college-completion-rates</w:t>
        </w:r>
      </w:hyperlink>
    </w:p>
  </w:footnote>
  <w:footnote w:id="50">
    <w:p w14:paraId="38727189"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Jason Glover, “Redbook: LBO Analysis of Executive Budget Proposal,” Ohio Legislative Budget Office, February 2023, pp. 4-5, </w:t>
      </w:r>
      <w:hyperlink r:id="rId70">
        <w:r>
          <w:rPr>
            <w:color w:val="6D1E49"/>
            <w:u w:val="single"/>
          </w:rPr>
          <w:t>https://www.lsc.ohio.gov/assets/legislation/135/hb33/in/files/hb33-bor-redbook-as-introduced-135th-general-assembly.pdf</w:t>
        </w:r>
      </w:hyperlink>
      <w:r>
        <w:rPr>
          <w:color w:val="000000"/>
        </w:rPr>
        <w:t>.</w:t>
      </w:r>
    </w:p>
  </w:footnote>
  <w:footnote w:id="51">
    <w:p w14:paraId="197A7129"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Jason Glover, “Redbook: LBO Analysis of Executive Budget Proposal,” Ohio Legislative Budget Office, February 2023, pp. 4-5, </w:t>
      </w:r>
      <w:hyperlink r:id="rId71">
        <w:r>
          <w:rPr>
            <w:color w:val="6D1E49"/>
            <w:u w:val="single"/>
          </w:rPr>
          <w:t>https://www.lsc.ohio.gov/assets/legislation/135/hb33/in/files/hb33-bor-redbook-as-introduced-135th-general-assembly.pdf</w:t>
        </w:r>
      </w:hyperlink>
      <w:r>
        <w:rPr>
          <w:color w:val="000000"/>
        </w:rPr>
        <w:t>.</w:t>
      </w:r>
    </w:p>
  </w:footnote>
  <w:footnote w:id="52">
    <w:p w14:paraId="0953E3F3"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“Specifications for Resource Analysis (RA) </w:t>
      </w:r>
      <w:commentRangeStart w:id="112"/>
      <w:r>
        <w:rPr>
          <w:color w:val="000000"/>
        </w:rPr>
        <w:t>in HEI)</w:t>
      </w:r>
      <w:commentRangeEnd w:id="112"/>
      <w:r>
        <w:rPr>
          <w:rStyle w:val="CommentReference"/>
        </w:rPr>
        <w:commentReference w:id="112"/>
      </w:r>
      <w:r>
        <w:rPr>
          <w:color w:val="000000"/>
        </w:rPr>
        <w:t xml:space="preserve">,” Ohio Department of Education, July 2024, </w:t>
      </w:r>
      <w:hyperlink r:id="rId72">
        <w:r>
          <w:rPr>
            <w:color w:val="6D1E49"/>
            <w:u w:val="single"/>
          </w:rPr>
          <w:t>https://highered.ohio.gov/data-reports/hei-system/hei-data-submission/area-resource-analysis/hei-ra-specs</w:t>
        </w:r>
      </w:hyperlink>
      <w:r>
        <w:rPr>
          <w:color w:val="000000"/>
        </w:rPr>
        <w:t xml:space="preserve">. </w:t>
      </w:r>
    </w:p>
  </w:footnote>
  <w:footnote w:id="53">
    <w:p w14:paraId="725CA1A3"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Kentucky Revised Statutes § 164.092(6)(a), </w:t>
      </w:r>
      <w:hyperlink r:id="rId73">
        <w:r>
          <w:rPr>
            <w:color w:val="6D1E49"/>
            <w:u w:val="single"/>
          </w:rPr>
          <w:t>https://apps.legislature.ky.gov/law/statutes/statute.aspx?id=54625</w:t>
        </w:r>
      </w:hyperlink>
      <w:r>
        <w:rPr>
          <w:color w:val="000000"/>
        </w:rPr>
        <w:t xml:space="preserve">. </w:t>
      </w:r>
    </w:p>
  </w:footnote>
  <w:footnote w:id="54">
    <w:p w14:paraId="66B1EB8A"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Colorado Department of Higher Education. "Funding Formula Overview (General)." Colorado Department of Higher Education. 2023. </w:t>
      </w:r>
      <w:hyperlink r:id="rId74">
        <w:r>
          <w:rPr>
            <w:color w:val="6D1E49"/>
            <w:u w:val="single"/>
          </w:rPr>
          <w:t>https://cdhe.colorado.gov/sites/highered/files/CDHE_Funding_Formula_Overview_General.pptx</w:t>
        </w:r>
      </w:hyperlink>
      <w:r>
        <w:rPr>
          <w:color w:val="000000"/>
        </w:rPr>
        <w:t>.</w:t>
      </w:r>
    </w:p>
  </w:footnote>
  <w:footnote w:id="55">
    <w:p w14:paraId="52A5FA9A"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Austin Slaughter and Justin C. Ortagus. "Four Lessons on Using Outcomes-Based Funding to Improve College Completion Rates." MDRC. July 2025. </w:t>
      </w:r>
      <w:hyperlink r:id="rId75">
        <w:r>
          <w:rPr>
            <w:color w:val="6D1E49"/>
            <w:u w:val="single"/>
          </w:rPr>
          <w:t>https://www.mdrc.org/work/publications/four-lessons-using-outcomes-based-funding-improve-college-completion-rates</w:t>
        </w:r>
      </w:hyperlink>
    </w:p>
  </w:footnote>
  <w:footnote w:id="56">
    <w:p w14:paraId="448BCE3F"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“Community College Funding Model Review and Recommendations,” Oregon Higher Education Coordinating Commission, 2023, pp. 42-44, </w:t>
      </w:r>
      <w:hyperlink r:id="rId76">
        <w:r>
          <w:rPr>
            <w:color w:val="6D1E49"/>
            <w:u w:val="single"/>
          </w:rPr>
          <w:t>https://www.oregon.gov/highered/public-engagement/Documents/Commission/Full-Commission/2023/4-June-8/11.2b%20Docket%20Item%20-%20CCSF%20Review%2c%20Final%20Report.pdf</w:t>
        </w:r>
      </w:hyperlink>
      <w:r>
        <w:rPr>
          <w:color w:val="000000"/>
        </w:rPr>
        <w:t xml:space="preserve">. </w:t>
      </w:r>
    </w:p>
  </w:footnote>
  <w:footnote w:id="57">
    <w:p w14:paraId="42741ABB"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“Community College Funding Model Review and Recommendations,” Oregon Higher Education Coordinating Commission, 2023, pp. 44-45, </w:t>
      </w:r>
      <w:hyperlink r:id="rId77">
        <w:r>
          <w:rPr>
            <w:color w:val="6D1E49"/>
            <w:u w:val="single"/>
          </w:rPr>
          <w:t>https://www.oregon.gov/highered/public-engagement/Documents/Commission/Full-Commission/2023/4-June-8/11.2b%20Docket%20Item%20-%20CCSF%20Review%2c%20Final%20Report.pdf</w:t>
        </w:r>
      </w:hyperlink>
      <w:r>
        <w:rPr>
          <w:color w:val="000000"/>
        </w:rPr>
        <w:t xml:space="preserve">. </w:t>
      </w:r>
    </w:p>
  </w:footnote>
  <w:footnote w:id="58">
    <w:p w14:paraId="7B325B96"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“Community College Funding Model Review and Recommendations,” Oregon Higher Education Coordinating Commission, 2023, pp. 45, </w:t>
      </w:r>
      <w:hyperlink r:id="rId78">
        <w:r>
          <w:rPr>
            <w:color w:val="6D1E49"/>
            <w:u w:val="single"/>
          </w:rPr>
          <w:t>https://www.oregon.gov/highered/public-engagement/Documents/Commission/Full-Commission/2023/4-June-8/11.2b%20Docket%20Item%20-%20CCSF%20Review%2c%20Final%20Report.pdf</w:t>
        </w:r>
      </w:hyperlink>
      <w:r>
        <w:rPr>
          <w:color w:val="000000"/>
        </w:rPr>
        <w:t xml:space="preserve">. </w:t>
      </w:r>
    </w:p>
  </w:footnote>
  <w:footnote w:id="59">
    <w:p w14:paraId="55F079A9"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“Community College Funding Model Review and Recommendations,” Oregon Higher Education Coordinating Commission, 2023, pp. 42-44, </w:t>
      </w:r>
      <w:hyperlink r:id="rId79">
        <w:r>
          <w:rPr>
            <w:color w:val="6D1E49"/>
            <w:u w:val="single"/>
          </w:rPr>
          <w:t>https://www.oregon.gov/highered/public-engagement/Documents/Commission/Full-Commission/2023/4-June-8/11.2b%20Docket%20Item%20-%20CCSF%20Review%2c%20Final%20Report.pdf</w:t>
        </w:r>
      </w:hyperlink>
      <w:r>
        <w:rPr>
          <w:color w:val="000000"/>
        </w:rPr>
        <w:t xml:space="preserve">. </w:t>
      </w:r>
    </w:p>
  </w:footnote>
  <w:footnote w:id="60">
    <w:p w14:paraId="05781F17"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“2025-27 Budget Review: Higher Education Coordination Commission,” Oregon Legislative Fiscal Office, 2025, pp. 6, </w:t>
      </w:r>
      <w:hyperlink r:id="rId80">
        <w:r>
          <w:rPr>
            <w:color w:val="6D1E49"/>
            <w:u w:val="single"/>
          </w:rPr>
          <w:t>https://olis.oregonlegislature.gov/liz/2025R1/Downloads/CommitteeMeetingDocument/296613</w:t>
        </w:r>
      </w:hyperlink>
      <w:r>
        <w:rPr>
          <w:color w:val="000000"/>
        </w:rPr>
        <w:t xml:space="preserve">. </w:t>
      </w:r>
    </w:p>
  </w:footnote>
  <w:footnote w:id="61">
    <w:p w14:paraId="6C4D6EE6"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“2025-27 Budget Review: Higher Education Coordination Commission,” Oregon Legislative Fiscal Office, 2025, pp. 6, </w:t>
      </w:r>
      <w:hyperlink r:id="rId81">
        <w:r>
          <w:rPr>
            <w:color w:val="6D1E49"/>
            <w:u w:val="single"/>
          </w:rPr>
          <w:t>https://olis.oregonlegislature.gov/liz/2025R1/Downloads/CommitteeMeetingDocument/296613</w:t>
        </w:r>
      </w:hyperlink>
      <w:r>
        <w:rPr>
          <w:color w:val="000000"/>
        </w:rPr>
        <w:t xml:space="preserve">; “State Funding and Formula Summary: 2023-2025 Biennium,” Oregon Higher Education Coordinating Commission, June 2024, pp. 22, </w:t>
      </w:r>
      <w:hyperlink r:id="rId82">
        <w:r>
          <w:rPr>
            <w:color w:val="6D1E49"/>
            <w:u w:val="single"/>
          </w:rPr>
          <w:t>https://www.oregon.gov/highered/about/postsecondary-finance-capital/Documents/public-university-funding/2023-25-state-funding-and-formula-summary.pdf</w:t>
        </w:r>
      </w:hyperlink>
      <w:r>
        <w:rPr>
          <w:color w:val="000000"/>
        </w:rPr>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801D12" w14:textId="77777777" w:rsidR="00621651" w:rsidRDefault="00000000">
    <w:pPr>
      <w:pBdr>
        <w:top w:val="nil"/>
        <w:left w:val="nil"/>
        <w:bottom w:val="nil"/>
        <w:right w:val="nil"/>
        <w:between w:val="nil"/>
      </w:pBdr>
      <w:tabs>
        <w:tab w:val="center" w:pos="4680"/>
        <w:tab w:val="right" w:pos="9360"/>
      </w:tabs>
      <w:spacing w:line="240" w:lineRule="auto"/>
      <w:rPr>
        <w:color w:val="000000"/>
      </w:rPr>
    </w:pPr>
    <w:hyperlink w:anchor="itnc2qfaqwqf">
      <w:r>
        <w:rPr>
          <w:color w:val="000000"/>
        </w:rPr>
        <w:t>CONTENTS</w:t>
      </w:r>
    </w:hyperlink>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2BA4BC" w14:textId="77777777" w:rsidR="00621651" w:rsidRDefault="00621651"/>
  <w:p w14:paraId="305B6D7B" w14:textId="77777777" w:rsidR="00621651" w:rsidRDefault="00621651"/>
  <w:p w14:paraId="3E83CF77" w14:textId="77777777" w:rsidR="00621651" w:rsidRDefault="00621651"/>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6F52F44"/>
    <w:multiLevelType w:val="multilevel"/>
    <w:tmpl w:val="0804C98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680768998">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arisa Mission">
    <w15:presenceInfo w15:providerId="Windows Live" w15:userId="ee12e313d9675c0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21651"/>
    <w:rsid w:val="003122B2"/>
    <w:rsid w:val="004C00C6"/>
    <w:rsid w:val="00621651"/>
    <w:rsid w:val="00840391"/>
    <w:rsid w:val="00C353BC"/>
    <w:rsid w:val="00C531D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52B64921"/>
  <w15:docId w15:val="{29C1F3AD-2FFB-2742-ACCB-653234175A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venir" w:eastAsia="Avenir" w:hAnsi="Avenir" w:cs="Avenir"/>
        <w:lang w:val="en" w:eastAsia="zh-C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240" w:after="120" w:line="240" w:lineRule="auto"/>
      <w:outlineLvl w:val="0"/>
    </w:pPr>
    <w:rPr>
      <w:b/>
      <w:bCs/>
      <w:color w:val="000000"/>
      <w:sz w:val="44"/>
      <w:szCs w:val="44"/>
    </w:rPr>
  </w:style>
  <w:style w:type="paragraph" w:styleId="Heading2">
    <w:name w:val="heading 2"/>
    <w:basedOn w:val="Normal"/>
    <w:next w:val="Normal"/>
    <w:uiPriority w:val="9"/>
    <w:unhideWhenUsed/>
    <w:qFormat/>
    <w:pPr>
      <w:spacing w:before="240" w:after="120"/>
      <w:outlineLvl w:val="1"/>
    </w:pPr>
    <w:rPr>
      <w:color w:val="6D1E49"/>
      <w:sz w:val="28"/>
      <w:szCs w:val="28"/>
    </w:rPr>
  </w:style>
  <w:style w:type="paragraph" w:styleId="Heading3">
    <w:name w:val="heading 3"/>
    <w:basedOn w:val="Normal"/>
    <w:next w:val="Normal"/>
    <w:uiPriority w:val="9"/>
    <w:semiHidden/>
    <w:unhideWhenUsed/>
    <w:qFormat/>
    <w:pPr>
      <w:spacing w:before="240" w:after="120"/>
      <w:outlineLvl w:val="2"/>
    </w:pPr>
    <w:rPr>
      <w:color w:val="6D1E49"/>
      <w:sz w:val="24"/>
      <w:szCs w:val="24"/>
    </w:rPr>
  </w:style>
  <w:style w:type="paragraph" w:styleId="Heading4">
    <w:name w:val="heading 4"/>
    <w:basedOn w:val="Normal"/>
    <w:next w:val="Normal"/>
    <w:uiPriority w:val="9"/>
    <w:semiHidden/>
    <w:unhideWhenUsed/>
    <w:qFormat/>
    <w:pPr>
      <w:spacing w:before="240" w:after="120"/>
      <w:outlineLvl w:val="3"/>
    </w:pPr>
    <w:rPr>
      <w:color w:val="6D1E49"/>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before="240" w:after="120" w:line="240" w:lineRule="auto"/>
    </w:pPr>
    <w:rPr>
      <w:rFonts w:ascii="Garamond" w:eastAsia="Garamond" w:hAnsi="Garamond" w:cs="Garamond"/>
      <w:color w:val="000000"/>
      <w:sz w:val="84"/>
      <w:szCs w:val="84"/>
    </w:rPr>
  </w:style>
  <w:style w:type="paragraph" w:styleId="Subtitle">
    <w:name w:val="Subtitle"/>
    <w:basedOn w:val="Normal"/>
    <w:next w:val="Normal"/>
    <w:uiPriority w:val="11"/>
    <w:qFormat/>
    <w:rPr>
      <w:i/>
      <w:iCs/>
      <w:sz w:val="30"/>
      <w:szCs w:val="30"/>
    </w:rPr>
  </w:style>
  <w:style w:type="table" w:customStyle="1" w:styleId="a">
    <w:basedOn w:val="TableNormal0"/>
    <w:pPr>
      <w:spacing w:line="240" w:lineRule="auto"/>
    </w:pPr>
    <w:tblPr>
      <w:tblStyleRowBandSize w:val="1"/>
      <w:tblStyleColBandSize w:val="1"/>
      <w:tblCellMar>
        <w:top w:w="72" w:type="dxa"/>
        <w:left w:w="72" w:type="dxa"/>
        <w:bottom w:w="72" w:type="dxa"/>
        <w:right w:w="72" w:type="dxa"/>
      </w:tblCellMar>
    </w:tblPr>
  </w:style>
  <w:style w:type="table" w:customStyle="1" w:styleId="a0">
    <w:basedOn w:val="TableNormal0"/>
    <w:pPr>
      <w:spacing w:line="240" w:lineRule="auto"/>
    </w:pPr>
    <w:tblPr>
      <w:tblStyleRowBandSize w:val="1"/>
      <w:tblStyleColBandSize w:val="1"/>
      <w:tblCellMar>
        <w:top w:w="0" w:type="dxa"/>
        <w:left w:w="0" w:type="dxa"/>
        <w:bottom w:w="0" w:type="dxa"/>
        <w:right w:w="0" w:type="dxa"/>
      </w:tblCellMar>
    </w:tblPr>
  </w:style>
  <w:style w:type="table" w:customStyle="1" w:styleId="a1">
    <w:basedOn w:val="TableNormal0"/>
    <w:pPr>
      <w:spacing w:line="240" w:lineRule="auto"/>
    </w:pPr>
    <w:tblPr>
      <w:tblStyleRowBandSize w:val="1"/>
      <w:tblStyleColBandSize w:val="1"/>
      <w:tblCellMar>
        <w:top w:w="72" w:type="dxa"/>
        <w:left w:w="72" w:type="dxa"/>
        <w:bottom w:w="72" w:type="dxa"/>
        <w:right w:w="72" w:type="dxa"/>
      </w:tblCellMar>
    </w:tblPr>
  </w:style>
  <w:style w:type="table" w:customStyle="1" w:styleId="a2">
    <w:basedOn w:val="TableNormal0"/>
    <w:pPr>
      <w:spacing w:line="240" w:lineRule="auto"/>
    </w:pPr>
    <w:tblPr>
      <w:tblStyleRowBandSize w:val="1"/>
      <w:tblStyleColBandSize w:val="1"/>
      <w:tblCellMar>
        <w:top w:w="72" w:type="dxa"/>
        <w:left w:w="72" w:type="dxa"/>
        <w:bottom w:w="72" w:type="dxa"/>
        <w:right w:w="72" w:type="dxa"/>
      </w:tblCellMar>
    </w:tblPr>
  </w:style>
  <w:style w:type="table" w:customStyle="1" w:styleId="a3">
    <w:basedOn w:val="TableNormal0"/>
    <w:pPr>
      <w:spacing w:line="240" w:lineRule="auto"/>
    </w:pPr>
    <w:tblPr>
      <w:tblStyleRowBandSize w:val="1"/>
      <w:tblStyleColBandSize w:val="1"/>
      <w:tblCellMar>
        <w:top w:w="72" w:type="dxa"/>
        <w:left w:w="72" w:type="dxa"/>
        <w:bottom w:w="72" w:type="dxa"/>
        <w:right w:w="72" w:type="dxa"/>
      </w:tblCellMar>
    </w:tblPr>
  </w:style>
  <w:style w:type="table" w:customStyle="1" w:styleId="a4">
    <w:basedOn w:val="TableNormal0"/>
    <w:pPr>
      <w:spacing w:line="240" w:lineRule="auto"/>
    </w:pPr>
    <w:tblPr>
      <w:tblStyleRowBandSize w:val="1"/>
      <w:tblStyleColBandSize w:val="1"/>
      <w:tblCellMar>
        <w:top w:w="72" w:type="dxa"/>
        <w:left w:w="72" w:type="dxa"/>
        <w:bottom w:w="72" w:type="dxa"/>
        <w:right w:w="72" w:type="dxa"/>
      </w:tblCellMar>
    </w:tblPr>
  </w:style>
  <w:style w:type="table" w:customStyle="1" w:styleId="a5">
    <w:basedOn w:val="TableNormal0"/>
    <w:pPr>
      <w:spacing w:line="240" w:lineRule="auto"/>
    </w:pPr>
    <w:tblPr>
      <w:tblStyleRowBandSize w:val="1"/>
      <w:tblStyleColBandSize w:val="1"/>
      <w:tblCellMar>
        <w:top w:w="72" w:type="dxa"/>
        <w:left w:w="72" w:type="dxa"/>
        <w:bottom w:w="72" w:type="dxa"/>
        <w:right w:w="72" w:type="dxa"/>
      </w:tblCellMar>
    </w:tblPr>
  </w:style>
  <w:style w:type="table" w:customStyle="1" w:styleId="a6">
    <w:basedOn w:val="TableNormal0"/>
    <w:pPr>
      <w:spacing w:line="240" w:lineRule="auto"/>
    </w:pPr>
    <w:tblPr>
      <w:tblStyleRowBandSize w:val="1"/>
      <w:tblStyleColBandSize w:val="1"/>
      <w:tblCellMar>
        <w:top w:w="72" w:type="dxa"/>
        <w:left w:w="72" w:type="dxa"/>
        <w:bottom w:w="72" w:type="dxa"/>
        <w:right w:w="72" w:type="dxa"/>
      </w:tblCellMar>
    </w:tblPr>
  </w:style>
  <w:style w:type="table" w:customStyle="1" w:styleId="a7">
    <w:basedOn w:val="TableNormal0"/>
    <w:pPr>
      <w:spacing w:line="240" w:lineRule="auto"/>
    </w:pPr>
    <w:tblPr>
      <w:tblStyleRowBandSize w:val="1"/>
      <w:tblStyleColBandSize w:val="1"/>
      <w:tblCellMar>
        <w:top w:w="72" w:type="dxa"/>
        <w:left w:w="72" w:type="dxa"/>
        <w:bottom w:w="72" w:type="dxa"/>
        <w:right w:w="72" w:type="dxa"/>
      </w:tblCellMar>
    </w:tblPr>
  </w:style>
  <w:style w:type="table" w:customStyle="1" w:styleId="a8">
    <w:basedOn w:val="TableNormal0"/>
    <w:pPr>
      <w:spacing w:line="240" w:lineRule="auto"/>
    </w:pPr>
    <w:tblPr>
      <w:tblStyleRowBandSize w:val="1"/>
      <w:tblStyleColBandSize w:val="1"/>
      <w:tblCellMar>
        <w:top w:w="72" w:type="dxa"/>
        <w:left w:w="72" w:type="dxa"/>
        <w:bottom w:w="72" w:type="dxa"/>
        <w:right w:w="72" w:type="dxa"/>
      </w:tblCellMar>
    </w:tblPr>
  </w:style>
  <w:style w:type="paragraph" w:styleId="CommentText">
    <w:name w:val="annotation text"/>
    <w:basedOn w:val="Normal"/>
    <w:link w:val="CommentTextChar"/>
    <w:uiPriority w:val="99"/>
    <w:semiHidden/>
    <w:unhideWhenUsed/>
    <w:pPr>
      <w:spacing w:line="240" w:lineRule="auto"/>
    </w:pPr>
  </w:style>
  <w:style w:type="character" w:customStyle="1" w:styleId="CommentTextChar">
    <w:name w:val="Comment Text Char"/>
    <w:basedOn w:val="DefaultParagraphFont"/>
    <w:link w:val="CommentText"/>
    <w:uiPriority w:val="99"/>
    <w:semiHidden/>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comments" Target="comments.xml"/><Relationship Id="rId13" Type="http://schemas.openxmlformats.org/officeDocument/2006/relationships/footer" Target="footer1.xml"/><Relationship Id="rId18" Type="http://schemas.microsoft.com/office/2011/relationships/people" Target="peop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5" Type="http://schemas.openxmlformats.org/officeDocument/2006/relationships/footnotes" Target="footnotes.xml"/><Relationship Id="rId15" Type="http://schemas.openxmlformats.org/officeDocument/2006/relationships/header" Target="header2.xml"/><Relationship Id="rId10" Type="http://schemas.microsoft.com/office/2016/09/relationships/commentsIds" Target="commentsIds.xml"/><Relationship Id="rId19" Type="http://schemas.openxmlformats.org/officeDocument/2006/relationships/theme" Target="theme/theme1.xml"/><Relationship Id="rId4" Type="http://schemas.openxmlformats.org/officeDocument/2006/relationships/webSettings" Target="webSettings.xml"/><Relationship Id="rId9" Type="http://schemas.microsoft.com/office/2011/relationships/commentsExtended" Target="commentsExtended.xml"/><Relationship Id="rId20" Type="http://schemas.microsoft.com/office/2018/08/relationships/commentsExtensible" Target="commentsExtensible.xml"/><Relationship Id="rId14" Type="http://schemas.openxmlformats.org/officeDocument/2006/relationships/footer" Target="footer2.xml"/></Relationships>
</file>

<file path=word/_rels/fontTable.xml.rels><?xml version="1.0" encoding="UTF-8"?><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footnotes.xml.rels><?xml version="1.0" encoding="UTF-8"?><Relationships xmlns="http://schemas.openxmlformats.org/package/2006/relationships"><Relationship Id="rId26" Type="http://schemas.openxmlformats.org/officeDocument/2006/relationships/hyperlink" Target="https://cdhe.colorado.gov/sites/highered/files/CDHE_Funding_Formula_Overview_General.pptx" TargetMode="External"/><Relationship Id="rId21" Type="http://schemas.openxmlformats.org/officeDocument/2006/relationships/hyperlink" Target="https://www.leg.state.fl.us/statutes/index.cfm?App_mode=Display_Statute&amp;Search_String=&amp;URL=1000-1099/1011/Sections/1011.84.html" TargetMode="External"/><Relationship Id="rId42" Type="http://schemas.openxmlformats.org/officeDocument/2006/relationships/hyperlink" Target="https://hcmstrategists.com/investing-in-value-roi" TargetMode="External"/><Relationship Id="rId47" Type="http://schemas.openxmlformats.org/officeDocument/2006/relationships/hyperlink" Target="https://www.in.gov/gwc/files/Higher-Education-Funding-GWC-Memo-6.27.24.pdf" TargetMode="External"/><Relationship Id="rId63" Type="http://schemas.openxmlformats.org/officeDocument/2006/relationships/hyperlink" Target="https://www.census.gov/library/stories/2021/05/more-than-one-in-seven-social-safety-net-recipients-in-2017-were-college-graduates.html" TargetMode="External"/><Relationship Id="rId68" Type="http://schemas.openxmlformats.org/officeDocument/2006/relationships/hyperlink" Target="https://legislature.mi.gov/Laws/MCL?objectName=MCL-388-1830" TargetMode="External"/><Relationship Id="rId16" Type="http://schemas.openxmlformats.org/officeDocument/2006/relationships/hyperlink" Target="https://www.ecs.org/50-state-comparison-postsecondary-education-funding-2025/" TargetMode="External"/><Relationship Id="rId11" Type="http://schemas.openxmlformats.org/officeDocument/2006/relationships/hyperlink" Target="https://www.newamerica.org/education-policy/briefs/higher-education-needs-funding-formulas/" TargetMode="External"/><Relationship Id="rId32" Type="http://schemas.openxmlformats.org/officeDocument/2006/relationships/hyperlink" Target="https://bellwether.org/blog/dollars-and-degrees-perspectives-from-the-field-spotlight-on-illinois/" TargetMode="External"/><Relationship Id="rId37" Type="http://schemas.openxmlformats.org/officeDocument/2006/relationships/hyperlink" Target="https://www.insidehighered.com/news/institutions/community-colleges/2024/07/15/hopeful-first-year-new-texas-funding-model" TargetMode="External"/><Relationship Id="rId53" Type="http://schemas.openxmlformats.org/officeDocument/2006/relationships/hyperlink" Target="https://www.census.gov/content/dam/Census/library/publications/2022/demo/p20-585.pdf" TargetMode="External"/><Relationship Id="rId58" Type="http://schemas.openxmlformats.org/officeDocument/2006/relationships/hyperlink" Target="https://fordhaminstitute.org/national/research/whos-board-school-boards-and-political-representation-age-conflict" TargetMode="External"/><Relationship Id="rId74" Type="http://schemas.openxmlformats.org/officeDocument/2006/relationships/hyperlink" Target="https://cdhe.colorado.gov/sites/highered/files/CDHE_Funding_Formula_Overview_General.pptx" TargetMode="External"/><Relationship Id="rId79" Type="http://schemas.openxmlformats.org/officeDocument/2006/relationships/hyperlink" Target="https://www.oregon.gov/highered/public-engagement/Documents/Commission/Full-Commission/2023/4-June-8/11.2b%20Docket%20Item%20-%20CCSF%20Review%2c%20Final%20Report.pdf" TargetMode="External"/><Relationship Id="rId5" Type="http://schemas.openxmlformats.org/officeDocument/2006/relationships/hyperlink" Target="https://www.cbpp.org/research/state-budget-and-tax/roundup-state-budgets-increasingly-strained-as-house-senate" TargetMode="External"/><Relationship Id="rId61" Type="http://schemas.openxmlformats.org/officeDocument/2006/relationships/hyperlink" Target="https://doi.org/10.1007/978-3-319-26829-3_8" TargetMode="External"/><Relationship Id="rId82" Type="http://schemas.openxmlformats.org/officeDocument/2006/relationships/hyperlink" Target="https://www.oregon.gov/highered/about/postsecondary-finance-capital/Documents/public-university-funding/2023-25-state-funding-and-formula-summary.pdf" TargetMode="External"/><Relationship Id="rId19" Type="http://schemas.openxmlformats.org/officeDocument/2006/relationships/hyperlink" Target="https://www.laregents.edu/wp-content/uploads/2022/08/LA-Funding-Formula-Summary-FY23.pdf" TargetMode="External"/><Relationship Id="rId14" Type="http://schemas.openxmlformats.org/officeDocument/2006/relationships/hyperlink" Target="https://www.ncsl.org/education/innovative-postsecondary-funding-strategies" TargetMode="External"/><Relationship Id="rId22" Type="http://schemas.openxmlformats.org/officeDocument/2006/relationships/hyperlink" Target="https://www2.iccb.org/iccb/wp-content/pdfs/agendas/2021/january/Item_6-2a_POWERPOINT.pdf" TargetMode="External"/><Relationship Id="rId27" Type="http://schemas.openxmlformats.org/officeDocument/2006/relationships/hyperlink" Target="https://www.lsc.ohio.gov/assets/legislation/135/hb33/in/files/hb33-bor-redbook-as-introduced-135th-general-assembly.pdf" TargetMode="External"/><Relationship Id="rId30" Type="http://schemas.openxmlformats.org/officeDocument/2006/relationships/hyperlink" Target="https://adhe.edu/File/Productivity_Funding_Formula_Specifications_-_Year_9.pdf" TargetMode="External"/><Relationship Id="rId35" Type="http://schemas.openxmlformats.org/officeDocument/2006/relationships/hyperlink" Target="https://static1.squarespace.com/static/5d9f9fae6a122515ee074363/t/61f42ff33d2a6053c9889514/1643393013933/InformedStates_Paper_UnequalImpactsofPBFinResources.pdf" TargetMode="External"/><Relationship Id="rId43" Type="http://schemas.openxmlformats.org/officeDocument/2006/relationships/hyperlink" Target="https://bellwether.org/wp-content/uploads/2023/04/DollarsAndSense_BetaByBellwether_April2023_Final.pdf" TargetMode="External"/><Relationship Id="rId48" Type="http://schemas.openxmlformats.org/officeDocument/2006/relationships/hyperlink" Target="https://www.in.gov/gwc/files/Higher-Education-Funding-GWC-Memo-6.27.24.pdf" TargetMode="External"/><Relationship Id="rId56" Type="http://schemas.openxmlformats.org/officeDocument/2006/relationships/hyperlink" Target="https://research.collegeboard.org/media/pdf/education-pays-2019-full-report.pdf" TargetMode="External"/><Relationship Id="rId64" Type="http://schemas.openxmlformats.org/officeDocument/2006/relationships/hyperlink" Target="https://udrc.ushe.edu/research/documents/BritneeJohnstonUtahSNAPEducationalAttainment.pdf" TargetMode="External"/><Relationship Id="rId69" Type="http://schemas.openxmlformats.org/officeDocument/2006/relationships/hyperlink" Target="https://www.mdrc.org/work/publications/four-lessons-using-outcomes-based-funding-improve-college-completion-rates" TargetMode="External"/><Relationship Id="rId77" Type="http://schemas.openxmlformats.org/officeDocument/2006/relationships/hyperlink" Target="https://www.oregon.gov/highered/public-engagement/Documents/Commission/Full-Commission/2023/4-June-8/11.2b%20Docket%20Item%20-%20CCSF%20Review%2c%20Final%20Report.pdf" TargetMode="External"/><Relationship Id="rId8" Type="http://schemas.openxmlformats.org/officeDocument/2006/relationships/hyperlink" Target="https://www.insidehighered.com/news/institutions/community-colleges/2023/06/15/new-performance-based-funding-formulas-community" TargetMode="External"/><Relationship Id="rId51" Type="http://schemas.openxmlformats.org/officeDocument/2006/relationships/hyperlink" Target="https://www.tn.gov/content/dam/tn/thec/bureau/aa/academic-programs/qaf/THEC_2020-25%20Quality%20Assurance%20Funding_Guidebook_Dec%209%202021.pdf" TargetMode="External"/><Relationship Id="rId72" Type="http://schemas.openxmlformats.org/officeDocument/2006/relationships/hyperlink" Target="https://highered.ohio.gov/data-reports/hei-system/hei-data-submission/area-resource-analysis/hei-ra-specs" TargetMode="External"/><Relationship Id="rId80" Type="http://schemas.openxmlformats.org/officeDocument/2006/relationships/hyperlink" Target="https://olis.oregonlegislature.gov/liz/2025R1/Downloads/CommitteeMeetingDocument/296613" TargetMode="External"/><Relationship Id="rId3" Type="http://schemas.openxmlformats.org/officeDocument/2006/relationships/hyperlink" Target="https://www.thirdway.org/report/voters-want-less-talk-and-more-action-on-higher-ed-value" TargetMode="External"/><Relationship Id="rId12" Type="http://schemas.openxmlformats.org/officeDocument/2006/relationships/hyperlink" Target="https://www.newamerica.org/education-policy/briefs/equity-before-adequacy-in-higher-education-funding/" TargetMode="External"/><Relationship Id="rId17" Type="http://schemas.openxmlformats.org/officeDocument/2006/relationships/hyperlink" Target="https://www.in.gov/gwc/files/Higher-Education-Funding-GWC-Memo-6.27.24.pdf" TargetMode="External"/><Relationship Id="rId25" Type="http://schemas.openxmlformats.org/officeDocument/2006/relationships/hyperlink" Target="https://comptroller.tn.gov/content/dam/cot/orea/advanced-search/2020/OBFprimer.pdf" TargetMode="External"/><Relationship Id="rId33" Type="http://schemas.openxmlformats.org/officeDocument/2006/relationships/hyperlink" Target="https://tcf.org/content/report/why-performance-based-college-funding-doesnt-work/" TargetMode="External"/><Relationship Id="rId38" Type="http://schemas.openxmlformats.org/officeDocument/2006/relationships/hyperlink" Target="https://tcf.org/content/report/why-performance-based-college-funding-doesnt-work/" TargetMode="External"/><Relationship Id="rId46" Type="http://schemas.openxmlformats.org/officeDocument/2006/relationships/hyperlink" Target="https://www.highered.texas.gov/community-college-finance/formula-funding/" TargetMode="External"/><Relationship Id="rId59" Type="http://schemas.openxmlformats.org/officeDocument/2006/relationships/hyperlink" Target="https://doi.org/10.1787/ec0624a6-en" TargetMode="External"/><Relationship Id="rId67" Type="http://schemas.openxmlformats.org/officeDocument/2006/relationships/hyperlink" Target="https://www.house.mi.gov/hfa/PDF/Alpha/Fiscal_Brief_CC_Performance%20Funding_Formula_FY25_Oct15.pdf" TargetMode="External"/><Relationship Id="rId20" Type="http://schemas.openxmlformats.org/officeDocument/2006/relationships/hyperlink" Target="https://nshe.nevada.edu/wp-content/uploads/file/HEF/resources/Funding%20Formula%20Summary.pdf" TargetMode="External"/><Relationship Id="rId41" Type="http://schemas.openxmlformats.org/officeDocument/2006/relationships/hyperlink" Target="https://doi.org/10.3102/0162373720953128" TargetMode="External"/><Relationship Id="rId54" Type="http://schemas.openxmlformats.org/officeDocument/2006/relationships/hyperlink" Target="https://research.collegeboard.org/media/pdf/education-pays-2019-full-report.pdf" TargetMode="External"/><Relationship Id="rId62" Type="http://schemas.openxmlformats.org/officeDocument/2006/relationships/hyperlink" Target="https://doi.org/10.1080/13636820.2024.2427772" TargetMode="External"/><Relationship Id="rId70" Type="http://schemas.openxmlformats.org/officeDocument/2006/relationships/hyperlink" Target="https://www.lsc.ohio.gov/assets/legislation/135/hb33/in/files/hb33-bor-redbook-as-introduced-135th-general-assembly.pdf" TargetMode="External"/><Relationship Id="rId75" Type="http://schemas.openxmlformats.org/officeDocument/2006/relationships/hyperlink" Target="https://www.mdrc.org/work/publications/four-lessons-using-outcomes-based-funding-improve-college-completion-rates" TargetMode="External"/><Relationship Id="rId1" Type="http://schemas.openxmlformats.org/officeDocument/2006/relationships/hyperlink" Target="https://shef.sheeo.org/report/?report_page=sources-and-uses-of-state-funding" TargetMode="External"/><Relationship Id="rId6" Type="http://schemas.openxmlformats.org/officeDocument/2006/relationships/hyperlink" Target="https://www.mdrc.org/work/publications/four-lessons-using-outcomes-based-funding-improve-college-completion-rates" TargetMode="External"/><Relationship Id="rId15" Type="http://schemas.openxmlformats.org/officeDocument/2006/relationships/hyperlink" Target="https://www.luminafoundation.org/files/resources/hearn-obf-full.pdf?utm_source=chatgpt.com" TargetMode="External"/><Relationship Id="rId23" Type="http://schemas.openxmlformats.org/officeDocument/2006/relationships/hyperlink" Target="https://www.in.gov/gwc/files/Higher-Education-Funding-GWC-Memo-6.27.24.pdf" TargetMode="External"/><Relationship Id="rId28" Type="http://schemas.openxmlformats.org/officeDocument/2006/relationships/hyperlink" Target="https://adhe.edu/File/Productivity_Funding_Formula_Specifications_-_Year_9.pdf" TargetMode="External"/><Relationship Id="rId36" Type="http://schemas.openxmlformats.org/officeDocument/2006/relationships/hyperlink" Target="https://www.luminafoundation.org/wp-content/uploads/2019/03/measuring-the-effects-of-obf.pdf" TargetMode="External"/><Relationship Id="rId49" Type="http://schemas.openxmlformats.org/officeDocument/2006/relationships/hyperlink" Target="https://www.in.gov/gwc/files/Higher-Education-Funding-GWC-Memo-6.27.24.pdf" TargetMode="External"/><Relationship Id="rId57" Type="http://schemas.openxmlformats.org/officeDocument/2006/relationships/hyperlink" Target="https://sk.sagepub.com/ency/edvol/the-sage-encyclopedia-of-leadership-studies/chpt/educational-attainment" TargetMode="External"/><Relationship Id="rId10" Type="http://schemas.openxmlformats.org/officeDocument/2006/relationships/hyperlink" Target="https://nchems.org/wp-content/uploads/SHEEO_NCHEMS_2022_StateApproaches_BaseFunding.pdf?utm_source=chatgpt.com" TargetMode="External"/><Relationship Id="rId31" Type="http://schemas.openxmlformats.org/officeDocument/2006/relationships/hyperlink" Target="https://www.in.gov/gwc/files/Higher-Education-Funding-GWC-Memo-6.27.24.pdf" TargetMode="External"/><Relationship Id="rId44" Type="http://schemas.openxmlformats.org/officeDocument/2006/relationships/hyperlink" Target="https://www.postsecondaryvalue.org/reports/" TargetMode="External"/><Relationship Id="rId52" Type="http://schemas.openxmlformats.org/officeDocument/2006/relationships/hyperlink" Target="https://comptroller.tn.gov/content/dam/cot/orea/advanced-search/2017/2017_OREA_OutcomesBasedFund.pdf" TargetMode="External"/><Relationship Id="rId60" Type="http://schemas.openxmlformats.org/officeDocument/2006/relationships/hyperlink" Target="https://research.collegeboard.org/media/pdf/education-pays-2019-full-report.pdf" TargetMode="External"/><Relationship Id="rId65" Type="http://schemas.openxmlformats.org/officeDocument/2006/relationships/hyperlink" Target="https://www.luminafoundation.org/files/resources/its-not-just-the-money.pdf" TargetMode="External"/><Relationship Id="rId73" Type="http://schemas.openxmlformats.org/officeDocument/2006/relationships/hyperlink" Target="https://apps.legislature.ky.gov/law/statutes/statute.aspx?id=54625" TargetMode="External"/><Relationship Id="rId78" Type="http://schemas.openxmlformats.org/officeDocument/2006/relationships/hyperlink" Target="https://www.oregon.gov/highered/public-engagement/Documents/Commission/Full-Commission/2023/4-June-8/11.2b%20Docket%20Item%20-%20CCSF%20Review%2c%20Final%20Report.pdf" TargetMode="External"/><Relationship Id="rId81" Type="http://schemas.openxmlformats.org/officeDocument/2006/relationships/hyperlink" Target="https://olis.oregonlegislature.gov/liz/2025R1/Downloads/CommitteeMeetingDocument/296613" TargetMode="External"/><Relationship Id="rId4" Type="http://schemas.openxmlformats.org/officeDocument/2006/relationships/hyperlink" Target="https://bellwether.org/publications/federal-higher-education-policy/?activeTab=2" TargetMode="External"/><Relationship Id="rId9" Type="http://schemas.openxmlformats.org/officeDocument/2006/relationships/hyperlink" Target="https://bellwether.org/publications/dollars-and-degrees/" TargetMode="External"/><Relationship Id="rId13" Type="http://schemas.openxmlformats.org/officeDocument/2006/relationships/hyperlink" Target="https://shef.sheeo.org/report-2/" TargetMode="External"/><Relationship Id="rId18" Type="http://schemas.openxmlformats.org/officeDocument/2006/relationships/hyperlink" Target="https://www.house.mi.gov/hfa/PDF/Alpha/Fiscal_Brief_CC_Performance%20Funding_Formula_FY25_Oct15.pdf." TargetMode="External"/><Relationship Id="rId39" Type="http://schemas.openxmlformats.org/officeDocument/2006/relationships/hyperlink" Target="https://www.thirdway.org/report/lessons-learned-a-case-study-of-performance-funding-in-higher-education" TargetMode="External"/><Relationship Id="rId34" Type="http://schemas.openxmlformats.org/officeDocument/2006/relationships/hyperlink" Target="https://www.mdrc.org/work/publications/four-lessons-using-outcomes-based-funding-improve-college-completion-rates" TargetMode="External"/><Relationship Id="rId50" Type="http://schemas.openxmlformats.org/officeDocument/2006/relationships/hyperlink" Target="https://www.tn.gov/content/dam/tn/thec/bureau/aa/academic-programs/qaf/THEC_2020-25%20Quality%20Assurance%20Funding_Guidebook_Dec%209%202021.pdf" TargetMode="External"/><Relationship Id="rId55" Type="http://schemas.openxmlformats.org/officeDocument/2006/relationships/hyperlink" Target="https://www.bls.gov/news.release/pdf/volun.pdf" TargetMode="External"/><Relationship Id="rId76" Type="http://schemas.openxmlformats.org/officeDocument/2006/relationships/hyperlink" Target="https://www.oregon.gov/highered/public-engagement/Documents/Commission/Full-Commission/2023/4-June-8/11.2b%20Docket%20Item%20-%20CCSF%20Review%2c%20Final%20Report.pdf" TargetMode="External"/><Relationship Id="rId7" Type="http://schemas.openxmlformats.org/officeDocument/2006/relationships/hyperlink" Target="https://www.ncsl.org/education/innovative-postsecondary-funding-strategies" TargetMode="External"/><Relationship Id="rId71" Type="http://schemas.openxmlformats.org/officeDocument/2006/relationships/hyperlink" Target="https://www.lsc.ohio.gov/assets/legislation/135/hb33/in/files/hb33-bor-redbook-as-introduced-135th-general-assembly.pdf" TargetMode="External"/><Relationship Id="rId2" Type="http://schemas.openxmlformats.org/officeDocument/2006/relationships/hyperlink" Target="https://www.thirdway.org/report/voters-want-less-talk-and-more-action-on-higher-ed-value" TargetMode="External"/><Relationship Id="rId29" Type="http://schemas.openxmlformats.org/officeDocument/2006/relationships/hyperlink" Target="https://apps.legislature.ky.gov/law/kar/titles/013/002/130/" TargetMode="External"/><Relationship Id="rId24" Type="http://schemas.openxmlformats.org/officeDocument/2006/relationships/hyperlink" Target="https://cpe.ky.gov/ourwork/performancefunding.html" TargetMode="External"/><Relationship Id="rId40" Type="http://schemas.openxmlformats.org/officeDocument/2006/relationships/hyperlink" Target="https://doi.org/10.1177/0258042X13484848" TargetMode="External"/><Relationship Id="rId45" Type="http://schemas.openxmlformats.org/officeDocument/2006/relationships/hyperlink" Target="https://bellwether.org/wp-content/uploads/2023/04/DollarsAndSense_BetaByBellwether_April2023_Final.pdf" TargetMode="External"/><Relationship Id="rId66" Type="http://schemas.openxmlformats.org/officeDocument/2006/relationships/hyperlink" Target="https://legislature.mi.gov/Laws/MCL?objectName=MCL-388-183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24</Pages>
  <Words>6210</Words>
  <Characters>35401</Characters>
  <Application>Microsoft Office Word</Application>
  <DocSecurity>0</DocSecurity>
  <Lines>295</Lines>
  <Paragraphs>83</Paragraphs>
  <ScaleCrop>false</ScaleCrop>
  <Company/>
  <LinksUpToDate>false</LinksUpToDate>
  <CharactersWithSpaces>41528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Marisa Mission</cp:lastModifiedBy>
  <cp:revision>2</cp:revision>
  <dcterms:created xsi:type="dcterms:W3CDTF">2026-02-19T21:32:00Z</dcterms:created>
  <dcterms:modified xsi:type="dcterms:W3CDTF">2026-02-19T21:32:00Z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0x010100FBDF931F073877488F11BD7F649EE9A9</vt:lpwstr>
  </property>
  <property fmtid="{D5CDD505-2E9C-101B-9397-08002B2CF9AE}" pid="3" name="MediaServiceImageTags">
    <vt:lpwstr>MediaServiceImageTags</vt:lpwstr>
  </property>
  <property fmtid="{D5CDD505-2E9C-101B-9397-08002B2CF9AE}" pid="4" name="GrammarlyDocumentId">
    <vt:lpwstr>17a35493-1f96-45fd-988b-b2030b750a33</vt:lpwstr>
  </property>
</Properties>
</file>