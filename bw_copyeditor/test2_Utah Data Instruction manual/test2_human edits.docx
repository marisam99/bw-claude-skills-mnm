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people.xml" ContentType="application/vnd.openxmlformats-officedocument.wordprocessingml.people+xml"/>
  <Override PartName="/word/commentsExtensible.xml" ContentType="application/vnd.openxmlformats-officedocument.wordprocessingml.commentsExtensi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commentsIds.xml" ContentType="application/vnd.openxmlformats-officedocument.wordprocessingml.commentsIds+xml"/>
  <Override PartName="/word/commentsExtended.xml" ContentType="application/vnd.openxmlformats-officedocument.wordprocessingml.commentsExtended+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379799" w14:textId="77777777" w:rsidR="004915A7" w:rsidRPr="00884D65" w:rsidRDefault="00000000">
      <w:pPr>
        <w:jc w:val="center"/>
        <w:rPr>
          <w:rFonts w:ascii="Montserrat" w:eastAsia="Montserrat" w:hAnsi="Montserrat" w:cs="Montserrat"/>
          <w:b/>
          <w:sz w:val="32"/>
          <w:szCs w:val="32"/>
          <w:lang w:val="en-US"/>
        </w:rPr>
      </w:pPr>
      <w:r w:rsidRPr="00884D65">
        <w:rPr>
          <w:rFonts w:ascii="Montserrat" w:eastAsia="Montserrat" w:hAnsi="Montserrat" w:cs="Montserrat"/>
          <w:b/>
          <w:sz w:val="32"/>
          <w:szCs w:val="32"/>
          <w:lang w:val="en-US"/>
        </w:rPr>
        <w:t>Check &amp; Connect Data Instruction Manual</w:t>
      </w:r>
    </w:p>
    <w:p w14:paraId="62BF8AE4" w14:textId="77777777" w:rsidR="004915A7" w:rsidRPr="00884D65" w:rsidRDefault="004915A7">
      <w:pPr>
        <w:jc w:val="center"/>
        <w:rPr>
          <w:rFonts w:ascii="Montserrat" w:eastAsia="Montserrat" w:hAnsi="Montserrat" w:cs="Montserrat"/>
          <w:b/>
          <w:sz w:val="32"/>
          <w:szCs w:val="32"/>
          <w:lang w:val="en-US"/>
        </w:rPr>
      </w:pPr>
    </w:p>
    <w:p w14:paraId="69404383" w14:textId="77777777" w:rsidR="004915A7" w:rsidRPr="00884D65" w:rsidRDefault="00000000">
      <w:pPr>
        <w:rPr>
          <w:rFonts w:ascii="Montserrat" w:eastAsia="Montserrat" w:hAnsi="Montserrat" w:cs="Montserrat"/>
          <w:b/>
          <w:sz w:val="32"/>
          <w:szCs w:val="32"/>
          <w:lang w:val="en-US"/>
        </w:rPr>
      </w:pPr>
      <w:commentRangeStart w:id="0"/>
      <w:r w:rsidRPr="00884D65">
        <w:rPr>
          <w:rFonts w:ascii="Montserrat" w:eastAsia="Montserrat" w:hAnsi="Montserrat" w:cs="Montserrat"/>
          <w:b/>
          <w:sz w:val="32"/>
          <w:szCs w:val="32"/>
          <w:lang w:val="en-US"/>
        </w:rPr>
        <w:t xml:space="preserve">Table </w:t>
      </w:r>
      <w:commentRangeEnd w:id="0"/>
      <w:r w:rsidR="006B60FD">
        <w:rPr>
          <w:rStyle w:val="CommentReference"/>
        </w:rPr>
        <w:commentReference w:id="0"/>
      </w:r>
      <w:r w:rsidRPr="00884D65">
        <w:rPr>
          <w:rFonts w:ascii="Montserrat" w:eastAsia="Montserrat" w:hAnsi="Montserrat" w:cs="Montserrat"/>
          <w:b/>
          <w:sz w:val="32"/>
          <w:szCs w:val="32"/>
          <w:lang w:val="en-US"/>
        </w:rPr>
        <w:t>of Contents</w:t>
      </w:r>
    </w:p>
    <w:sdt>
      <w:sdtPr>
        <w:rPr>
          <w:lang w:val="en-US"/>
        </w:rPr>
        <w:id w:val="-318930995"/>
        <w:docPartObj>
          <w:docPartGallery w:val="Table of Contents"/>
          <w:docPartUnique/>
        </w:docPartObj>
      </w:sdtPr>
      <w:sdtContent>
        <w:p w14:paraId="616AEE00" w14:textId="77777777" w:rsidR="004915A7" w:rsidRPr="00884D65" w:rsidRDefault="004915A7">
          <w:pPr>
            <w:widowControl w:val="0"/>
            <w:tabs>
              <w:tab w:val="right" w:pos="12000"/>
            </w:tabs>
            <w:spacing w:before="60" w:line="240" w:lineRule="auto"/>
            <w:rPr>
              <w:b/>
              <w:color w:val="000000"/>
              <w:lang w:val="en-US"/>
            </w:rPr>
          </w:pPr>
          <w:r w:rsidRPr="00884D65">
            <w:rPr>
              <w:lang w:val="en-US"/>
            </w:rPr>
            <w:fldChar w:fldCharType="begin"/>
          </w:r>
          <w:r w:rsidRPr="00884D65">
            <w:rPr>
              <w:lang w:val="en-US"/>
            </w:rPr>
            <w:instrText xml:space="preserve"> TOC \h \u \z \t "Heading 1,1,Heading 2,2,Heading 3,3,Heading 4,4,Heading 5,5,Heading 6,6,"</w:instrText>
          </w:r>
          <w:r w:rsidRPr="00884D65">
            <w:rPr>
              <w:lang w:val="en-US"/>
            </w:rPr>
            <w:fldChar w:fldCharType="separate"/>
          </w:r>
          <w:hyperlink w:anchor="_mz1qigy8tzdd">
            <w:r w:rsidRPr="00884D65">
              <w:rPr>
                <w:rFonts w:ascii="Montserrat" w:eastAsia="Montserrat" w:hAnsi="Montserrat" w:cs="Montserrat"/>
                <w:b/>
                <w:color w:val="000000"/>
                <w:sz w:val="28"/>
                <w:szCs w:val="28"/>
                <w:lang w:val="en-US"/>
              </w:rPr>
              <w:t>Introduction</w:t>
            </w:r>
            <w:r w:rsidRPr="00884D65">
              <w:rPr>
                <w:rFonts w:ascii="Montserrat" w:eastAsia="Montserrat" w:hAnsi="Montserrat" w:cs="Montserrat"/>
                <w:b/>
                <w:color w:val="000000"/>
                <w:sz w:val="28"/>
                <w:szCs w:val="28"/>
                <w:lang w:val="en-US"/>
              </w:rPr>
              <w:tab/>
              <w:t>2</w:t>
            </w:r>
          </w:hyperlink>
        </w:p>
        <w:p w14:paraId="5E39680A" w14:textId="77777777" w:rsidR="004915A7" w:rsidRPr="00884D65" w:rsidRDefault="004915A7">
          <w:pPr>
            <w:widowControl w:val="0"/>
            <w:tabs>
              <w:tab w:val="right" w:pos="12000"/>
            </w:tabs>
            <w:spacing w:before="60" w:line="240" w:lineRule="auto"/>
            <w:rPr>
              <w:b/>
              <w:color w:val="000000"/>
              <w:lang w:val="en-US"/>
            </w:rPr>
          </w:pPr>
          <w:hyperlink w:anchor="_agsg5hmrqm8g">
            <w:r w:rsidRPr="00884D65">
              <w:rPr>
                <w:rFonts w:ascii="Montserrat" w:eastAsia="Montserrat" w:hAnsi="Montserrat" w:cs="Montserrat"/>
                <w:b/>
                <w:color w:val="000000"/>
                <w:sz w:val="28"/>
                <w:szCs w:val="28"/>
                <w:lang w:val="en-US"/>
              </w:rPr>
              <w:t>Check &amp; Connect Mentor Weekly Notes Instructions</w:t>
            </w:r>
            <w:r w:rsidRPr="00884D65">
              <w:rPr>
                <w:rFonts w:ascii="Montserrat" w:eastAsia="Montserrat" w:hAnsi="Montserrat" w:cs="Montserrat"/>
                <w:b/>
                <w:color w:val="000000"/>
                <w:sz w:val="28"/>
                <w:szCs w:val="28"/>
                <w:lang w:val="en-US"/>
              </w:rPr>
              <w:tab/>
              <w:t>3</w:t>
            </w:r>
          </w:hyperlink>
        </w:p>
        <w:p w14:paraId="5B593301" w14:textId="77777777" w:rsidR="004915A7" w:rsidRPr="00884D65" w:rsidRDefault="004915A7">
          <w:pPr>
            <w:widowControl w:val="0"/>
            <w:tabs>
              <w:tab w:val="right" w:pos="12000"/>
            </w:tabs>
            <w:spacing w:before="60" w:line="240" w:lineRule="auto"/>
            <w:ind w:left="360"/>
            <w:rPr>
              <w:color w:val="000000"/>
              <w:lang w:val="en-US"/>
            </w:rPr>
          </w:pPr>
          <w:hyperlink w:anchor="_hz6uod3jnqf5">
            <w:r w:rsidRPr="00884D65">
              <w:rPr>
                <w:rFonts w:ascii="Montserrat" w:eastAsia="Montserrat" w:hAnsi="Montserrat" w:cs="Montserrat"/>
                <w:color w:val="000000"/>
                <w:sz w:val="24"/>
                <w:szCs w:val="24"/>
                <w:lang w:val="en-US"/>
              </w:rPr>
              <w:t>Overview</w:t>
            </w:r>
            <w:r w:rsidRPr="00884D65">
              <w:rPr>
                <w:rFonts w:ascii="Montserrat" w:eastAsia="Montserrat" w:hAnsi="Montserrat" w:cs="Montserrat"/>
                <w:color w:val="000000"/>
                <w:sz w:val="24"/>
                <w:szCs w:val="24"/>
                <w:lang w:val="en-US"/>
              </w:rPr>
              <w:tab/>
              <w:t>3</w:t>
            </w:r>
          </w:hyperlink>
        </w:p>
        <w:p w14:paraId="0806925F" w14:textId="77777777" w:rsidR="004915A7" w:rsidRPr="00884D65" w:rsidRDefault="004915A7">
          <w:pPr>
            <w:widowControl w:val="0"/>
            <w:tabs>
              <w:tab w:val="right" w:pos="12000"/>
            </w:tabs>
            <w:spacing w:before="60" w:line="240" w:lineRule="auto"/>
            <w:ind w:left="360"/>
            <w:rPr>
              <w:color w:val="000000"/>
              <w:lang w:val="en-US"/>
            </w:rPr>
          </w:pPr>
          <w:hyperlink w:anchor="_ky7zfbi04rqw">
            <w:r w:rsidRPr="00884D65">
              <w:rPr>
                <w:rFonts w:ascii="Montserrat" w:eastAsia="Montserrat" w:hAnsi="Montserrat" w:cs="Montserrat"/>
                <w:color w:val="000000"/>
                <w:sz w:val="24"/>
                <w:szCs w:val="24"/>
                <w:lang w:val="en-US"/>
              </w:rPr>
              <w:t>Before You Begin</w:t>
            </w:r>
            <w:r w:rsidRPr="00884D65">
              <w:rPr>
                <w:rFonts w:ascii="Montserrat" w:eastAsia="Montserrat" w:hAnsi="Montserrat" w:cs="Montserrat"/>
                <w:color w:val="000000"/>
                <w:sz w:val="24"/>
                <w:szCs w:val="24"/>
                <w:lang w:val="en-US"/>
              </w:rPr>
              <w:tab/>
              <w:t>3</w:t>
            </w:r>
          </w:hyperlink>
        </w:p>
        <w:p w14:paraId="7F29F44A" w14:textId="77777777" w:rsidR="004915A7" w:rsidRPr="00884D65" w:rsidRDefault="004915A7">
          <w:pPr>
            <w:widowControl w:val="0"/>
            <w:tabs>
              <w:tab w:val="right" w:pos="12000"/>
            </w:tabs>
            <w:spacing w:before="60" w:line="240" w:lineRule="auto"/>
            <w:ind w:left="360"/>
            <w:rPr>
              <w:color w:val="000000"/>
              <w:lang w:val="en-US"/>
            </w:rPr>
          </w:pPr>
          <w:hyperlink w:anchor="_o6rc4ttvqxqg">
            <w:r w:rsidRPr="00884D65">
              <w:rPr>
                <w:rFonts w:ascii="Montserrat" w:eastAsia="Montserrat" w:hAnsi="Montserrat" w:cs="Montserrat"/>
                <w:color w:val="000000"/>
                <w:sz w:val="24"/>
                <w:szCs w:val="24"/>
                <w:lang w:val="en-US"/>
              </w:rPr>
              <w:t>Accessing the Template</w:t>
            </w:r>
            <w:r w:rsidRPr="00884D65">
              <w:rPr>
                <w:rFonts w:ascii="Montserrat" w:eastAsia="Montserrat" w:hAnsi="Montserrat" w:cs="Montserrat"/>
                <w:color w:val="000000"/>
                <w:sz w:val="24"/>
                <w:szCs w:val="24"/>
                <w:lang w:val="en-US"/>
              </w:rPr>
              <w:tab/>
              <w:t>3</w:t>
            </w:r>
          </w:hyperlink>
        </w:p>
        <w:p w14:paraId="078DBA6A" w14:textId="77777777" w:rsidR="004915A7" w:rsidRPr="00884D65" w:rsidRDefault="004915A7">
          <w:pPr>
            <w:widowControl w:val="0"/>
            <w:tabs>
              <w:tab w:val="right" w:pos="12000"/>
            </w:tabs>
            <w:spacing w:before="60" w:line="240" w:lineRule="auto"/>
            <w:ind w:left="360"/>
            <w:rPr>
              <w:color w:val="000000"/>
              <w:lang w:val="en-US"/>
            </w:rPr>
          </w:pPr>
          <w:hyperlink w:anchor="_urnswkxpdiey">
            <w:r w:rsidRPr="00884D65">
              <w:rPr>
                <w:rFonts w:ascii="Montserrat" w:eastAsia="Montserrat" w:hAnsi="Montserrat" w:cs="Montserrat"/>
                <w:color w:val="000000"/>
                <w:sz w:val="24"/>
                <w:szCs w:val="24"/>
                <w:lang w:val="en-US"/>
              </w:rPr>
              <w:t>Check &amp; Connect Mentor Weekly Notes Spreadsheet Contents</w:t>
            </w:r>
            <w:r w:rsidRPr="00884D65">
              <w:rPr>
                <w:rFonts w:ascii="Montserrat" w:eastAsia="Montserrat" w:hAnsi="Montserrat" w:cs="Montserrat"/>
                <w:color w:val="000000"/>
                <w:sz w:val="24"/>
                <w:szCs w:val="24"/>
                <w:lang w:val="en-US"/>
              </w:rPr>
              <w:tab/>
              <w:t>4</w:t>
            </w:r>
          </w:hyperlink>
        </w:p>
        <w:p w14:paraId="63352DFA" w14:textId="77777777" w:rsidR="004915A7" w:rsidRPr="00884D65" w:rsidRDefault="004915A7">
          <w:pPr>
            <w:widowControl w:val="0"/>
            <w:tabs>
              <w:tab w:val="right" w:pos="12000"/>
            </w:tabs>
            <w:spacing w:before="60" w:line="240" w:lineRule="auto"/>
            <w:ind w:left="360"/>
            <w:rPr>
              <w:color w:val="000000"/>
              <w:lang w:val="en-US"/>
            </w:rPr>
          </w:pPr>
          <w:hyperlink w:anchor="_dw83pjk1jjrg">
            <w:r w:rsidRPr="00884D65">
              <w:rPr>
                <w:rFonts w:ascii="Montserrat" w:eastAsia="Montserrat" w:hAnsi="Montserrat" w:cs="Montserrat"/>
                <w:color w:val="000000"/>
                <w:sz w:val="24"/>
                <w:szCs w:val="24"/>
                <w:lang w:val="en-US"/>
              </w:rPr>
              <w:t>Setting Up the Mentor Weekly Notes Spreadsheet</w:t>
            </w:r>
            <w:r w:rsidRPr="00884D65">
              <w:rPr>
                <w:rFonts w:ascii="Montserrat" w:eastAsia="Montserrat" w:hAnsi="Montserrat" w:cs="Montserrat"/>
                <w:color w:val="000000"/>
                <w:sz w:val="24"/>
                <w:szCs w:val="24"/>
                <w:lang w:val="en-US"/>
              </w:rPr>
              <w:tab/>
              <w:t>5</w:t>
            </w:r>
          </w:hyperlink>
        </w:p>
        <w:p w14:paraId="0A31B5E0" w14:textId="4B826853" w:rsidR="004915A7" w:rsidRPr="00884D65" w:rsidRDefault="004915A7">
          <w:pPr>
            <w:widowControl w:val="0"/>
            <w:tabs>
              <w:tab w:val="right" w:pos="12000"/>
            </w:tabs>
            <w:spacing w:before="60" w:line="240" w:lineRule="auto"/>
            <w:ind w:left="360"/>
            <w:rPr>
              <w:color w:val="000000"/>
              <w:lang w:val="en-US"/>
            </w:rPr>
          </w:pPr>
          <w:r>
            <w:fldChar w:fldCharType="begin"/>
          </w:r>
          <w:r>
            <w:instrText>HYPERLINK \l "_kjk4drexkfy8" \h</w:instrText>
          </w:r>
          <w:r>
            <w:fldChar w:fldCharType="separate"/>
          </w:r>
          <w:r w:rsidRPr="00884D65">
            <w:rPr>
              <w:rFonts w:ascii="Montserrat" w:eastAsia="Montserrat" w:hAnsi="Montserrat" w:cs="Montserrat"/>
              <w:color w:val="000000"/>
              <w:sz w:val="24"/>
              <w:szCs w:val="24"/>
              <w:lang w:val="en-US"/>
            </w:rPr>
            <w:t xml:space="preserve">Filling </w:t>
          </w:r>
          <w:ins w:id="1" w:author="Kaitlin" w:date="2025-08-08T07:48:00Z" w16du:dateUtc="2025-08-08T14:48:00Z">
            <w:r w:rsidR="006B60FD">
              <w:rPr>
                <w:rFonts w:ascii="Montserrat" w:eastAsia="Montserrat" w:hAnsi="Montserrat" w:cs="Montserrat"/>
                <w:color w:val="000000"/>
                <w:sz w:val="24"/>
                <w:szCs w:val="24"/>
                <w:lang w:val="en-US"/>
              </w:rPr>
              <w:t>O</w:t>
            </w:r>
          </w:ins>
          <w:del w:id="2" w:author="Kaitlin" w:date="2025-08-08T07:48:00Z" w16du:dateUtc="2025-08-08T14:48:00Z">
            <w:r w:rsidRPr="00884D65" w:rsidDel="006B60FD">
              <w:rPr>
                <w:rFonts w:ascii="Montserrat" w:eastAsia="Montserrat" w:hAnsi="Montserrat" w:cs="Montserrat"/>
                <w:color w:val="000000"/>
                <w:sz w:val="24"/>
                <w:szCs w:val="24"/>
                <w:lang w:val="en-US"/>
              </w:rPr>
              <w:delText>o</w:delText>
            </w:r>
          </w:del>
          <w:r w:rsidRPr="00884D65">
            <w:rPr>
              <w:rFonts w:ascii="Montserrat" w:eastAsia="Montserrat" w:hAnsi="Montserrat" w:cs="Montserrat"/>
              <w:color w:val="000000"/>
              <w:sz w:val="24"/>
              <w:szCs w:val="24"/>
              <w:lang w:val="en-US"/>
            </w:rPr>
            <w:t>ut the Reporting Period Tabs</w:t>
          </w:r>
          <w:r w:rsidRPr="00884D65">
            <w:rPr>
              <w:rFonts w:ascii="Montserrat" w:eastAsia="Montserrat" w:hAnsi="Montserrat" w:cs="Montserrat"/>
              <w:color w:val="000000"/>
              <w:sz w:val="24"/>
              <w:szCs w:val="24"/>
              <w:lang w:val="en-US"/>
            </w:rPr>
            <w:tab/>
            <w:t>6</w:t>
          </w:r>
          <w:r>
            <w:fldChar w:fldCharType="end"/>
          </w:r>
        </w:p>
        <w:p w14:paraId="301B14FD" w14:textId="77777777" w:rsidR="004915A7" w:rsidRPr="00884D65" w:rsidRDefault="004915A7">
          <w:pPr>
            <w:widowControl w:val="0"/>
            <w:tabs>
              <w:tab w:val="right" w:pos="12000"/>
            </w:tabs>
            <w:spacing w:before="60" w:line="240" w:lineRule="auto"/>
            <w:rPr>
              <w:b/>
              <w:color w:val="000000"/>
              <w:lang w:val="en-US"/>
            </w:rPr>
          </w:pPr>
          <w:hyperlink w:anchor="_gd19z4hswe0r">
            <w:r w:rsidRPr="00884D65">
              <w:rPr>
                <w:rFonts w:ascii="Montserrat" w:eastAsia="Montserrat" w:hAnsi="Montserrat" w:cs="Montserrat"/>
                <w:b/>
                <w:color w:val="000000"/>
                <w:sz w:val="28"/>
                <w:szCs w:val="28"/>
                <w:lang w:val="en-US"/>
              </w:rPr>
              <w:t>Check &amp; Connect Reporting Form Instructions</w:t>
            </w:r>
            <w:r w:rsidRPr="00884D65">
              <w:rPr>
                <w:rFonts w:ascii="Montserrat" w:eastAsia="Montserrat" w:hAnsi="Montserrat" w:cs="Montserrat"/>
                <w:b/>
                <w:color w:val="000000"/>
                <w:sz w:val="28"/>
                <w:szCs w:val="28"/>
                <w:lang w:val="en-US"/>
              </w:rPr>
              <w:tab/>
              <w:t>14</w:t>
            </w:r>
          </w:hyperlink>
        </w:p>
        <w:p w14:paraId="1A00F3BF" w14:textId="77777777" w:rsidR="004915A7" w:rsidRPr="00884D65" w:rsidRDefault="004915A7">
          <w:pPr>
            <w:widowControl w:val="0"/>
            <w:tabs>
              <w:tab w:val="right" w:pos="12000"/>
            </w:tabs>
            <w:spacing w:before="60" w:line="240" w:lineRule="auto"/>
            <w:ind w:left="360"/>
            <w:rPr>
              <w:color w:val="000000"/>
              <w:lang w:val="en-US"/>
            </w:rPr>
          </w:pPr>
          <w:hyperlink w:anchor="_kfdinsbj6ewp">
            <w:r w:rsidRPr="00884D65">
              <w:rPr>
                <w:rFonts w:ascii="Montserrat" w:eastAsia="Montserrat" w:hAnsi="Montserrat" w:cs="Montserrat"/>
                <w:color w:val="000000"/>
                <w:sz w:val="24"/>
                <w:szCs w:val="24"/>
                <w:lang w:val="en-US"/>
              </w:rPr>
              <w:t>Overview</w:t>
            </w:r>
            <w:r w:rsidRPr="00884D65">
              <w:rPr>
                <w:rFonts w:ascii="Montserrat" w:eastAsia="Montserrat" w:hAnsi="Montserrat" w:cs="Montserrat"/>
                <w:color w:val="000000"/>
                <w:sz w:val="24"/>
                <w:szCs w:val="24"/>
                <w:lang w:val="en-US"/>
              </w:rPr>
              <w:tab/>
              <w:t>14</w:t>
            </w:r>
          </w:hyperlink>
        </w:p>
        <w:p w14:paraId="3193A4F4" w14:textId="7F478BAF" w:rsidR="004915A7" w:rsidRPr="00884D65" w:rsidRDefault="004915A7">
          <w:pPr>
            <w:widowControl w:val="0"/>
            <w:tabs>
              <w:tab w:val="right" w:pos="12000"/>
            </w:tabs>
            <w:spacing w:before="60" w:line="240" w:lineRule="auto"/>
            <w:ind w:left="360"/>
            <w:rPr>
              <w:color w:val="000000"/>
              <w:lang w:val="en-US"/>
            </w:rPr>
          </w:pPr>
          <w:r>
            <w:fldChar w:fldCharType="begin"/>
          </w:r>
          <w:r>
            <w:instrText>HYPERLINK \l "_you8ospwkmzb" \h</w:instrText>
          </w:r>
          <w:r>
            <w:fldChar w:fldCharType="separate"/>
          </w:r>
          <w:r w:rsidRPr="00884D65">
            <w:rPr>
              <w:rFonts w:ascii="Montserrat" w:eastAsia="Montserrat" w:hAnsi="Montserrat" w:cs="Montserrat"/>
              <w:color w:val="000000"/>
              <w:sz w:val="24"/>
              <w:szCs w:val="24"/>
              <w:lang w:val="en-US"/>
            </w:rPr>
            <w:t xml:space="preserve">Filling </w:t>
          </w:r>
          <w:ins w:id="3" w:author="Kaitlin" w:date="2025-08-08T07:49:00Z" w16du:dateUtc="2025-08-08T14:49:00Z">
            <w:r w:rsidR="006B60FD">
              <w:rPr>
                <w:rFonts w:ascii="Montserrat" w:eastAsia="Montserrat" w:hAnsi="Montserrat" w:cs="Montserrat"/>
                <w:color w:val="000000"/>
                <w:sz w:val="24"/>
                <w:szCs w:val="24"/>
                <w:lang w:val="en-US"/>
              </w:rPr>
              <w:t>O</w:t>
            </w:r>
          </w:ins>
          <w:del w:id="4" w:author="Kaitlin" w:date="2025-08-08T07:49:00Z" w16du:dateUtc="2025-08-08T14:49:00Z">
            <w:r w:rsidRPr="00884D65" w:rsidDel="006B60FD">
              <w:rPr>
                <w:rFonts w:ascii="Montserrat" w:eastAsia="Montserrat" w:hAnsi="Montserrat" w:cs="Montserrat"/>
                <w:color w:val="000000"/>
                <w:sz w:val="24"/>
                <w:szCs w:val="24"/>
                <w:lang w:val="en-US"/>
              </w:rPr>
              <w:delText>o</w:delText>
            </w:r>
          </w:del>
          <w:r w:rsidRPr="00884D65">
            <w:rPr>
              <w:rFonts w:ascii="Montserrat" w:eastAsia="Montserrat" w:hAnsi="Montserrat" w:cs="Montserrat"/>
              <w:color w:val="000000"/>
              <w:sz w:val="24"/>
              <w:szCs w:val="24"/>
              <w:lang w:val="en-US"/>
            </w:rPr>
            <w:t>ut the Check &amp; Connect Reporting Form</w:t>
          </w:r>
          <w:r w:rsidRPr="00884D65">
            <w:rPr>
              <w:rFonts w:ascii="Montserrat" w:eastAsia="Montserrat" w:hAnsi="Montserrat" w:cs="Montserrat"/>
              <w:color w:val="000000"/>
              <w:sz w:val="24"/>
              <w:szCs w:val="24"/>
              <w:lang w:val="en-US"/>
            </w:rPr>
            <w:tab/>
            <w:t>14</w:t>
          </w:r>
          <w:r>
            <w:fldChar w:fldCharType="end"/>
          </w:r>
        </w:p>
        <w:p w14:paraId="082BF1D2" w14:textId="77777777" w:rsidR="004915A7" w:rsidRPr="00884D65" w:rsidRDefault="004915A7">
          <w:pPr>
            <w:widowControl w:val="0"/>
            <w:tabs>
              <w:tab w:val="right" w:pos="12000"/>
            </w:tabs>
            <w:spacing w:before="60" w:line="240" w:lineRule="auto"/>
            <w:ind w:left="360"/>
            <w:rPr>
              <w:color w:val="000000"/>
              <w:lang w:val="en-US"/>
            </w:rPr>
          </w:pPr>
          <w:hyperlink w:anchor="_cbjwuiu96qx0">
            <w:r w:rsidRPr="00884D65">
              <w:rPr>
                <w:rFonts w:ascii="Montserrat" w:eastAsia="Montserrat" w:hAnsi="Montserrat" w:cs="Montserrat"/>
                <w:color w:val="000000"/>
                <w:sz w:val="24"/>
                <w:szCs w:val="24"/>
                <w:lang w:val="en-US"/>
              </w:rPr>
              <w:t>Submitting the Check &amp; Connect Reporting Form</w:t>
            </w:r>
            <w:r w:rsidRPr="00884D65">
              <w:rPr>
                <w:rFonts w:ascii="Montserrat" w:eastAsia="Montserrat" w:hAnsi="Montserrat" w:cs="Montserrat"/>
                <w:color w:val="000000"/>
                <w:sz w:val="24"/>
                <w:szCs w:val="24"/>
                <w:lang w:val="en-US"/>
              </w:rPr>
              <w:tab/>
              <w:t>18</w:t>
            </w:r>
          </w:hyperlink>
        </w:p>
        <w:p w14:paraId="18E8BC37" w14:textId="77777777" w:rsidR="004915A7" w:rsidRPr="00884D65" w:rsidRDefault="004915A7">
          <w:pPr>
            <w:widowControl w:val="0"/>
            <w:tabs>
              <w:tab w:val="right" w:pos="12000"/>
            </w:tabs>
            <w:spacing w:before="60" w:line="240" w:lineRule="auto"/>
            <w:rPr>
              <w:b/>
              <w:color w:val="000000"/>
              <w:lang w:val="en-US"/>
            </w:rPr>
          </w:pPr>
          <w:hyperlink w:anchor="_eb7a90ner23i">
            <w:r w:rsidRPr="00884D65">
              <w:rPr>
                <w:rFonts w:ascii="Montserrat" w:eastAsia="Montserrat" w:hAnsi="Montserrat" w:cs="Montserrat"/>
                <w:b/>
                <w:color w:val="000000"/>
                <w:sz w:val="28"/>
                <w:szCs w:val="28"/>
                <w:lang w:val="en-US"/>
              </w:rPr>
              <w:t>Glossary</w:t>
            </w:r>
            <w:r w:rsidRPr="00884D65">
              <w:rPr>
                <w:rFonts w:ascii="Montserrat" w:eastAsia="Montserrat" w:hAnsi="Montserrat" w:cs="Montserrat"/>
                <w:b/>
                <w:color w:val="000000"/>
                <w:sz w:val="28"/>
                <w:szCs w:val="28"/>
                <w:lang w:val="en-US"/>
              </w:rPr>
              <w:tab/>
              <w:t>19</w:t>
            </w:r>
          </w:hyperlink>
        </w:p>
        <w:p w14:paraId="338942ED" w14:textId="77777777" w:rsidR="004915A7" w:rsidRPr="00884D65" w:rsidRDefault="004915A7">
          <w:pPr>
            <w:widowControl w:val="0"/>
            <w:tabs>
              <w:tab w:val="right" w:pos="12000"/>
            </w:tabs>
            <w:spacing w:before="60" w:line="240" w:lineRule="auto"/>
            <w:rPr>
              <w:b/>
              <w:color w:val="000000"/>
              <w:lang w:val="en-US"/>
            </w:rPr>
          </w:pPr>
          <w:hyperlink w:anchor="_kfleuyx8acd2">
            <w:r w:rsidRPr="00884D65">
              <w:rPr>
                <w:rFonts w:ascii="Montserrat" w:eastAsia="Montserrat" w:hAnsi="Montserrat" w:cs="Montserrat"/>
                <w:b/>
                <w:color w:val="000000"/>
                <w:sz w:val="28"/>
                <w:szCs w:val="28"/>
                <w:lang w:val="en-US"/>
              </w:rPr>
              <w:t>FAQ</w:t>
            </w:r>
            <w:r w:rsidRPr="00884D65">
              <w:rPr>
                <w:rFonts w:ascii="Montserrat" w:eastAsia="Montserrat" w:hAnsi="Montserrat" w:cs="Montserrat"/>
                <w:b/>
                <w:color w:val="000000"/>
                <w:sz w:val="28"/>
                <w:szCs w:val="28"/>
                <w:lang w:val="en-US"/>
              </w:rPr>
              <w:tab/>
              <w:t>21</w:t>
            </w:r>
          </w:hyperlink>
          <w:r w:rsidRPr="00884D65">
            <w:rPr>
              <w:lang w:val="en-US"/>
            </w:rPr>
            <w:fldChar w:fldCharType="end"/>
          </w:r>
        </w:p>
      </w:sdtContent>
    </w:sdt>
    <w:p w14:paraId="33D959BC" w14:textId="77777777" w:rsidR="004915A7" w:rsidRPr="00884D65" w:rsidRDefault="004915A7">
      <w:pPr>
        <w:rPr>
          <w:rFonts w:ascii="Montserrat" w:eastAsia="Montserrat" w:hAnsi="Montserrat" w:cs="Montserrat"/>
          <w:b/>
          <w:sz w:val="32"/>
          <w:szCs w:val="32"/>
          <w:lang w:val="en-US"/>
        </w:rPr>
      </w:pPr>
    </w:p>
    <w:p w14:paraId="345460C2" w14:textId="77777777" w:rsidR="004915A7" w:rsidRPr="00884D65" w:rsidRDefault="004915A7">
      <w:pPr>
        <w:rPr>
          <w:rFonts w:ascii="Montserrat" w:eastAsia="Montserrat" w:hAnsi="Montserrat" w:cs="Montserrat"/>
          <w:b/>
          <w:sz w:val="32"/>
          <w:szCs w:val="32"/>
          <w:lang w:val="en-US"/>
        </w:rPr>
      </w:pPr>
    </w:p>
    <w:p w14:paraId="2410B5B0" w14:textId="4CE70235" w:rsidR="004915A7" w:rsidRPr="00884D65" w:rsidRDefault="00000000">
      <w:pPr>
        <w:rPr>
          <w:rFonts w:ascii="Montserrat" w:eastAsia="Montserrat" w:hAnsi="Montserrat" w:cs="Montserrat"/>
          <w:b/>
          <w:color w:val="FF0000"/>
          <w:sz w:val="24"/>
          <w:szCs w:val="24"/>
          <w:lang w:val="en-US"/>
        </w:rPr>
      </w:pPr>
      <w:r w:rsidRPr="00884D65">
        <w:rPr>
          <w:rFonts w:ascii="Montserrat" w:eastAsia="Montserrat" w:hAnsi="Montserrat" w:cs="Montserrat"/>
          <w:b/>
          <w:sz w:val="24"/>
          <w:szCs w:val="24"/>
          <w:lang w:val="en-US"/>
        </w:rPr>
        <w:t xml:space="preserve">Last Updated: </w:t>
      </w:r>
      <w:r w:rsidRPr="00884D65">
        <w:rPr>
          <w:rFonts w:ascii="Montserrat" w:eastAsia="Montserrat" w:hAnsi="Montserrat" w:cs="Montserrat"/>
          <w:sz w:val="24"/>
          <w:szCs w:val="24"/>
          <w:lang w:val="en-US"/>
        </w:rPr>
        <w:t>Aug</w:t>
      </w:r>
      <w:ins w:id="5" w:author="Super Copy Editors" w:date="2025-08-08T12:43:00Z" w16du:dateUtc="2025-08-08T16:43:00Z">
        <w:r w:rsidR="00A553C0">
          <w:rPr>
            <w:rFonts w:ascii="Montserrat" w:eastAsia="Montserrat" w:hAnsi="Montserrat" w:cs="Montserrat"/>
            <w:sz w:val="24"/>
            <w:szCs w:val="24"/>
            <w:lang w:val="en-US"/>
          </w:rPr>
          <w:t>.</w:t>
        </w:r>
      </w:ins>
      <w:r w:rsidRPr="00884D65">
        <w:rPr>
          <w:rFonts w:ascii="Montserrat" w:eastAsia="Montserrat" w:hAnsi="Montserrat" w:cs="Montserrat"/>
          <w:sz w:val="24"/>
          <w:szCs w:val="24"/>
          <w:lang w:val="en-US"/>
        </w:rPr>
        <w:t xml:space="preserve"> </w:t>
      </w:r>
      <w:del w:id="6" w:author="Super Copy Editors" w:date="2025-08-08T12:42:00Z" w16du:dateUtc="2025-08-08T16:42:00Z">
        <w:r w:rsidRPr="00884D65" w:rsidDel="00A553C0">
          <w:rPr>
            <w:rFonts w:ascii="Montserrat" w:eastAsia="Montserrat" w:hAnsi="Montserrat" w:cs="Montserrat"/>
            <w:sz w:val="24"/>
            <w:szCs w:val="24"/>
            <w:lang w:val="en-US"/>
          </w:rPr>
          <w:delText>4</w:delText>
        </w:r>
      </w:del>
      <w:ins w:id="7" w:author="Super Copy Editors" w:date="2025-08-08T12:42:00Z" w16du:dateUtc="2025-08-08T16:42:00Z">
        <w:r w:rsidR="00A553C0">
          <w:rPr>
            <w:rFonts w:ascii="Montserrat" w:eastAsia="Montserrat" w:hAnsi="Montserrat" w:cs="Montserrat"/>
            <w:sz w:val="24"/>
            <w:szCs w:val="24"/>
            <w:lang w:val="en-US"/>
          </w:rPr>
          <w:t>8</w:t>
        </w:r>
      </w:ins>
      <w:r w:rsidRPr="00884D65">
        <w:rPr>
          <w:rFonts w:ascii="Montserrat" w:eastAsia="Montserrat" w:hAnsi="Montserrat" w:cs="Montserrat"/>
          <w:sz w:val="24"/>
          <w:szCs w:val="24"/>
          <w:lang w:val="en-US"/>
        </w:rPr>
        <w:t xml:space="preserve">, 2025 </w:t>
      </w:r>
      <w:commentRangeStart w:id="8"/>
      <w:r w:rsidRPr="00884D65">
        <w:rPr>
          <w:rFonts w:ascii="Montserrat" w:eastAsia="Montserrat" w:hAnsi="Montserrat" w:cs="Montserrat"/>
          <w:b/>
          <w:color w:val="FF0000"/>
          <w:sz w:val="24"/>
          <w:szCs w:val="24"/>
          <w:lang w:val="en-US"/>
        </w:rPr>
        <w:t>| FOR SUPER COPY EDITORS - 2025-08-07</w:t>
      </w:r>
      <w:commentRangeEnd w:id="8"/>
      <w:r w:rsidRPr="00884D65">
        <w:rPr>
          <w:lang w:val="en-US"/>
        </w:rPr>
        <w:commentReference w:id="8"/>
      </w:r>
    </w:p>
    <w:p w14:paraId="3016F828" w14:textId="77777777" w:rsidR="004915A7" w:rsidRPr="00884D65" w:rsidRDefault="004915A7">
      <w:pPr>
        <w:pStyle w:val="Heading1"/>
        <w:rPr>
          <w:rFonts w:ascii="Montserrat" w:eastAsia="Montserrat" w:hAnsi="Montserrat" w:cs="Montserrat"/>
          <w:b/>
          <w:sz w:val="32"/>
          <w:szCs w:val="32"/>
          <w:lang w:val="en-US"/>
        </w:rPr>
      </w:pPr>
      <w:bookmarkStart w:id="9" w:name="_z6snh4xp3t4x" w:colFirst="0" w:colLast="0"/>
      <w:bookmarkEnd w:id="9"/>
    </w:p>
    <w:p w14:paraId="7C3ADA7D" w14:textId="77777777" w:rsidR="004915A7" w:rsidRPr="00884D65" w:rsidRDefault="004915A7">
      <w:pPr>
        <w:pStyle w:val="Heading1"/>
        <w:rPr>
          <w:rFonts w:ascii="Montserrat" w:eastAsia="Montserrat" w:hAnsi="Montserrat" w:cs="Montserrat"/>
          <w:b/>
          <w:sz w:val="32"/>
          <w:szCs w:val="32"/>
          <w:lang w:val="en-US"/>
        </w:rPr>
      </w:pPr>
      <w:bookmarkStart w:id="10" w:name="_o79m0c9qlp65" w:colFirst="0" w:colLast="0"/>
      <w:bookmarkEnd w:id="10"/>
    </w:p>
    <w:p w14:paraId="78DCE3F2" w14:textId="77777777" w:rsidR="004915A7" w:rsidRPr="00884D65" w:rsidRDefault="004915A7">
      <w:pPr>
        <w:rPr>
          <w:lang w:val="en-US"/>
        </w:rPr>
      </w:pPr>
    </w:p>
    <w:p w14:paraId="4D21A28A" w14:textId="77777777" w:rsidR="004915A7" w:rsidRPr="00884D65" w:rsidRDefault="004915A7">
      <w:pPr>
        <w:pStyle w:val="Heading1"/>
        <w:rPr>
          <w:rFonts w:ascii="Montserrat" w:eastAsia="Montserrat" w:hAnsi="Montserrat" w:cs="Montserrat"/>
          <w:b/>
          <w:sz w:val="32"/>
          <w:szCs w:val="32"/>
          <w:lang w:val="en-US"/>
        </w:rPr>
      </w:pPr>
      <w:bookmarkStart w:id="11" w:name="_vitebhwanud0" w:colFirst="0" w:colLast="0"/>
      <w:bookmarkEnd w:id="11"/>
    </w:p>
    <w:p w14:paraId="1E656A11" w14:textId="77777777" w:rsidR="004915A7" w:rsidRPr="00884D65" w:rsidRDefault="004915A7">
      <w:pPr>
        <w:rPr>
          <w:lang w:val="en-US"/>
        </w:rPr>
      </w:pPr>
    </w:p>
    <w:p w14:paraId="33A2D12A" w14:textId="77777777" w:rsidR="004915A7" w:rsidRPr="00884D65" w:rsidRDefault="00000000">
      <w:pPr>
        <w:pStyle w:val="Heading1"/>
        <w:rPr>
          <w:rFonts w:ascii="Montserrat" w:eastAsia="Montserrat" w:hAnsi="Montserrat" w:cs="Montserrat"/>
          <w:b/>
          <w:sz w:val="32"/>
          <w:szCs w:val="32"/>
          <w:lang w:val="en-US"/>
        </w:rPr>
      </w:pPr>
      <w:bookmarkStart w:id="12" w:name="_mz1qigy8tzdd" w:colFirst="0" w:colLast="0"/>
      <w:bookmarkEnd w:id="12"/>
      <w:r w:rsidRPr="00884D65">
        <w:rPr>
          <w:rFonts w:ascii="Montserrat" w:eastAsia="Montserrat" w:hAnsi="Montserrat" w:cs="Montserrat"/>
          <w:b/>
          <w:sz w:val="32"/>
          <w:szCs w:val="32"/>
          <w:lang w:val="en-US"/>
        </w:rPr>
        <w:lastRenderedPageBreak/>
        <w:t>Introduction</w:t>
      </w:r>
    </w:p>
    <w:p w14:paraId="083EFA93" w14:textId="3EE78E35" w:rsidR="004915A7" w:rsidRPr="00884D65" w:rsidRDefault="00000000">
      <w:p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This manual provides step-by-step guidance on Utah</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s K-12 Check &amp; Connect data collection process. It defines key data categories and outlines how to collect and use student Attendance, Behavior, and Course Performance (ABC) data. By understanding and leveraging this data, mentors can more effectively support student engagement and academic success on the path to high school graduation.</w:t>
      </w:r>
    </w:p>
    <w:p w14:paraId="731F835C" w14:textId="77777777" w:rsidR="004915A7" w:rsidRPr="00884D65" w:rsidRDefault="004915A7">
      <w:pPr>
        <w:rPr>
          <w:rFonts w:ascii="Montserrat" w:eastAsia="Montserrat" w:hAnsi="Montserrat" w:cs="Montserrat"/>
          <w:sz w:val="24"/>
          <w:szCs w:val="24"/>
          <w:lang w:val="en-US"/>
        </w:rPr>
      </w:pPr>
    </w:p>
    <w:p w14:paraId="1AFF55D6" w14:textId="77777777" w:rsidR="004915A7" w:rsidRPr="00884D65" w:rsidRDefault="00000000">
      <w:p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While mentors are expected to collect a broad range of data to guide their work with students, only a small, targeted subset is reported to the state through the Check &amp; Connect Reporting Form. This selective reporting approach protects student privacy and ensures alignment with state data-sharing policies.</w:t>
      </w:r>
    </w:p>
    <w:p w14:paraId="508CBE7E" w14:textId="77777777" w:rsidR="004915A7" w:rsidRPr="00884D65" w:rsidRDefault="004915A7">
      <w:pPr>
        <w:rPr>
          <w:rFonts w:ascii="Montserrat" w:eastAsia="Montserrat" w:hAnsi="Montserrat" w:cs="Montserrat"/>
          <w:sz w:val="24"/>
          <w:szCs w:val="24"/>
          <w:lang w:val="en-US"/>
        </w:rPr>
      </w:pPr>
    </w:p>
    <w:p w14:paraId="4274DA1D" w14:textId="77777777" w:rsidR="004915A7" w:rsidRPr="00884D65" w:rsidRDefault="00000000">
      <w:p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For questions or additional support, please contact </w:t>
      </w:r>
      <w:hyperlink r:id="rId11">
        <w:r w:rsidR="004915A7" w:rsidRPr="00884D65">
          <w:rPr>
            <w:rFonts w:ascii="Montserrat" w:eastAsia="Montserrat" w:hAnsi="Montserrat" w:cs="Montserrat"/>
            <w:color w:val="053DF5"/>
            <w:sz w:val="24"/>
            <w:szCs w:val="24"/>
            <w:u w:val="single"/>
            <w:lang w:val="en-US"/>
          </w:rPr>
          <w:t>Amanda Charlesworth</w:t>
        </w:r>
      </w:hyperlink>
      <w:r w:rsidRPr="00884D65">
        <w:rPr>
          <w:rFonts w:ascii="Montserrat" w:eastAsia="Montserrat" w:hAnsi="Montserrat" w:cs="Montserrat"/>
          <w:sz w:val="24"/>
          <w:szCs w:val="24"/>
          <w:lang w:val="en-US"/>
        </w:rPr>
        <w:t xml:space="preserve">, USBE YIC Check &amp; Connect Program Specialist. </w:t>
      </w:r>
    </w:p>
    <w:p w14:paraId="17E06B6C" w14:textId="77777777" w:rsidR="004915A7" w:rsidRPr="00884D65" w:rsidRDefault="00000000">
      <w:pPr>
        <w:pStyle w:val="Heading1"/>
        <w:rPr>
          <w:rFonts w:ascii="Montserrat" w:eastAsia="Montserrat" w:hAnsi="Montserrat" w:cs="Montserrat"/>
          <w:b/>
          <w:sz w:val="32"/>
          <w:szCs w:val="32"/>
          <w:lang w:val="en-US"/>
        </w:rPr>
      </w:pPr>
      <w:bookmarkStart w:id="13" w:name="_ufqbb2h4qks3" w:colFirst="0" w:colLast="0"/>
      <w:bookmarkEnd w:id="13"/>
      <w:r w:rsidRPr="00884D65">
        <w:rPr>
          <w:lang w:val="en-US"/>
        </w:rPr>
        <w:br w:type="page"/>
      </w:r>
    </w:p>
    <w:p w14:paraId="1785BC65" w14:textId="77777777" w:rsidR="004915A7" w:rsidRPr="00884D65" w:rsidRDefault="00000000">
      <w:pPr>
        <w:pStyle w:val="Heading1"/>
        <w:rPr>
          <w:rFonts w:ascii="Montserrat" w:eastAsia="Montserrat" w:hAnsi="Montserrat" w:cs="Montserrat"/>
          <w:b/>
          <w:sz w:val="32"/>
          <w:szCs w:val="32"/>
          <w:lang w:val="en-US"/>
        </w:rPr>
      </w:pPr>
      <w:bookmarkStart w:id="14" w:name="_agsg5hmrqm8g" w:colFirst="0" w:colLast="0"/>
      <w:bookmarkEnd w:id="14"/>
      <w:r w:rsidRPr="00884D65">
        <w:rPr>
          <w:rFonts w:ascii="Montserrat" w:eastAsia="Montserrat" w:hAnsi="Montserrat" w:cs="Montserrat"/>
          <w:b/>
          <w:sz w:val="32"/>
          <w:szCs w:val="32"/>
          <w:lang w:val="en-US"/>
        </w:rPr>
        <w:lastRenderedPageBreak/>
        <w:t>Check &amp; Connect Mentor Weekly Notes Instructions</w:t>
      </w:r>
    </w:p>
    <w:p w14:paraId="00991DFA" w14:textId="77777777" w:rsidR="004915A7" w:rsidRPr="00884D65" w:rsidRDefault="00000000">
      <w:pPr>
        <w:pStyle w:val="Heading2"/>
        <w:rPr>
          <w:rFonts w:ascii="Montserrat" w:eastAsia="Montserrat" w:hAnsi="Montserrat" w:cs="Montserrat"/>
          <w:b/>
          <w:sz w:val="28"/>
          <w:szCs w:val="28"/>
          <w:lang w:val="en-US"/>
        </w:rPr>
      </w:pPr>
      <w:bookmarkStart w:id="15" w:name="_hz6uod3jnqf5" w:colFirst="0" w:colLast="0"/>
      <w:bookmarkEnd w:id="15"/>
      <w:r w:rsidRPr="00884D65">
        <w:rPr>
          <w:rFonts w:ascii="Montserrat" w:eastAsia="Montserrat" w:hAnsi="Montserrat" w:cs="Montserrat"/>
          <w:b/>
          <w:sz w:val="28"/>
          <w:szCs w:val="28"/>
          <w:lang w:val="en-US"/>
        </w:rPr>
        <w:t>Overview</w:t>
      </w:r>
    </w:p>
    <w:p w14:paraId="0D1FA48A" w14:textId="53617080" w:rsidR="004915A7" w:rsidRPr="00884D65" w:rsidRDefault="00000000">
      <w:p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Mentors should use this template to track weekly data for each student. Each student on the mentor</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s caseload should have their own Weekly Notes file, which is used for the entire school year. </w:t>
      </w:r>
    </w:p>
    <w:p w14:paraId="11F7F5C3" w14:textId="77777777" w:rsidR="004915A7" w:rsidRPr="00884D65" w:rsidRDefault="004915A7">
      <w:pPr>
        <w:rPr>
          <w:rFonts w:ascii="Montserrat" w:eastAsia="Montserrat" w:hAnsi="Montserrat" w:cs="Montserrat"/>
          <w:sz w:val="24"/>
          <w:szCs w:val="24"/>
          <w:lang w:val="en-US"/>
        </w:rPr>
      </w:pPr>
    </w:p>
    <w:p w14:paraId="709BFE95" w14:textId="77777777" w:rsidR="004915A7" w:rsidRPr="00884D65" w:rsidRDefault="00000000">
      <w:pPr>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Note:</w:t>
      </w:r>
      <w:r w:rsidRPr="00884D65">
        <w:rPr>
          <w:rFonts w:ascii="Montserrat" w:eastAsia="Montserrat" w:hAnsi="Montserrat" w:cs="Montserrat"/>
          <w:sz w:val="24"/>
          <w:szCs w:val="24"/>
          <w:lang w:val="en-US"/>
        </w:rPr>
        <w:t xml:space="preserve"> Data entered into the Check &amp; Connect Mentor Weekly Notes spreadsheet will automatically be summarized on the </w:t>
      </w:r>
      <w:r w:rsidRPr="00884D65">
        <w:rPr>
          <w:rFonts w:ascii="Montserrat" w:eastAsia="Montserrat" w:hAnsi="Montserrat" w:cs="Montserrat"/>
          <w:b/>
          <w:sz w:val="24"/>
          <w:szCs w:val="24"/>
          <w:lang w:val="en-US"/>
        </w:rPr>
        <w:t>Summary tab</w:t>
      </w:r>
      <w:r w:rsidRPr="00884D65">
        <w:rPr>
          <w:rFonts w:ascii="Montserrat" w:eastAsia="Montserrat" w:hAnsi="Montserrat" w:cs="Montserrat"/>
          <w:sz w:val="24"/>
          <w:szCs w:val="24"/>
          <w:lang w:val="en-US"/>
        </w:rPr>
        <w:t xml:space="preserve">. Mentors should use the information on this tab to complete the </w:t>
      </w:r>
      <w:r w:rsidRPr="00884D65">
        <w:rPr>
          <w:rFonts w:ascii="Montserrat" w:eastAsia="Montserrat" w:hAnsi="Montserrat" w:cs="Montserrat"/>
          <w:b/>
          <w:sz w:val="24"/>
          <w:szCs w:val="24"/>
          <w:lang w:val="en-US"/>
        </w:rPr>
        <w:t>Check &amp; Connect Reporting Form (via Google Forms)</w:t>
      </w:r>
      <w:r w:rsidRPr="00884D65">
        <w:rPr>
          <w:rFonts w:ascii="Montserrat" w:eastAsia="Montserrat" w:hAnsi="Montserrat" w:cs="Montserrat"/>
          <w:sz w:val="24"/>
          <w:szCs w:val="24"/>
          <w:lang w:val="en-US"/>
        </w:rPr>
        <w:t xml:space="preserve"> for each student at the end of each reporting period.</w:t>
      </w:r>
    </w:p>
    <w:p w14:paraId="2B82A04A" w14:textId="77777777" w:rsidR="004915A7" w:rsidRPr="00884D65" w:rsidRDefault="004915A7">
      <w:pPr>
        <w:rPr>
          <w:rFonts w:ascii="Montserrat" w:eastAsia="Montserrat" w:hAnsi="Montserrat" w:cs="Montserrat"/>
          <w:sz w:val="24"/>
          <w:szCs w:val="24"/>
          <w:lang w:val="en-US"/>
        </w:rPr>
      </w:pPr>
    </w:p>
    <w:p w14:paraId="4D4C0662" w14:textId="77777777" w:rsidR="004915A7" w:rsidRPr="00884D65" w:rsidRDefault="00000000">
      <w:pPr>
        <w:spacing w:after="160" w:line="259" w:lineRule="auto"/>
        <w:rPr>
          <w:rFonts w:ascii="Montserrat" w:eastAsia="Montserrat" w:hAnsi="Montserrat" w:cs="Montserrat"/>
          <w:b/>
          <w:sz w:val="28"/>
          <w:szCs w:val="28"/>
          <w:lang w:val="en-US"/>
        </w:rPr>
      </w:pPr>
      <w:r w:rsidRPr="00884D65">
        <w:rPr>
          <w:rFonts w:ascii="Montserrat" w:eastAsia="Montserrat" w:hAnsi="Montserrat" w:cs="Montserrat"/>
          <w:b/>
          <w:sz w:val="28"/>
          <w:szCs w:val="28"/>
          <w:lang w:val="en-US"/>
        </w:rPr>
        <w:t>Important Dates</w:t>
      </w:r>
    </w:p>
    <w:p w14:paraId="789DACB9" w14:textId="77777777" w:rsidR="004915A7" w:rsidRPr="00884D65" w:rsidRDefault="00000000">
      <w:pPr>
        <w:numPr>
          <w:ilvl w:val="0"/>
          <w:numId w:val="16"/>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Reporting Period 1:</w:t>
      </w:r>
      <w:r w:rsidRPr="00884D65">
        <w:rPr>
          <w:rFonts w:ascii="Montserrat" w:eastAsia="Montserrat" w:hAnsi="Montserrat" w:cs="Montserrat"/>
          <w:sz w:val="24"/>
          <w:szCs w:val="24"/>
          <w:lang w:val="en-US"/>
        </w:rPr>
        <w:t xml:space="preserve"> Start of the academic year through October 31</w:t>
      </w:r>
      <w:del w:id="16" w:author="Kaitlin" w:date="2025-08-07T12:52:00Z" w16du:dateUtc="2025-08-07T19:52:00Z">
        <w:r w:rsidRPr="00884D65" w:rsidDel="00CE49F7">
          <w:rPr>
            <w:rFonts w:ascii="Montserrat" w:eastAsia="Montserrat" w:hAnsi="Montserrat" w:cs="Montserrat"/>
            <w:sz w:val="24"/>
            <w:szCs w:val="24"/>
            <w:lang w:val="en-US"/>
          </w:rPr>
          <w:delText>st</w:delText>
        </w:r>
      </w:del>
      <w:r w:rsidRPr="00884D65">
        <w:rPr>
          <w:rFonts w:ascii="Montserrat" w:eastAsia="Montserrat" w:hAnsi="Montserrat" w:cs="Montserrat"/>
          <w:sz w:val="24"/>
          <w:szCs w:val="24"/>
          <w:lang w:val="en-US"/>
        </w:rPr>
        <w:t xml:space="preserve">. </w:t>
      </w:r>
    </w:p>
    <w:p w14:paraId="53F82E37" w14:textId="77777777" w:rsidR="004915A7" w:rsidRPr="00884D65" w:rsidRDefault="00000000">
      <w:pPr>
        <w:numPr>
          <w:ilvl w:val="0"/>
          <w:numId w:val="16"/>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Reporting Period 2:</w:t>
      </w:r>
      <w:r w:rsidRPr="00884D65">
        <w:rPr>
          <w:rFonts w:ascii="Montserrat" w:eastAsia="Montserrat" w:hAnsi="Montserrat" w:cs="Montserrat"/>
          <w:sz w:val="24"/>
          <w:szCs w:val="24"/>
          <w:lang w:val="en-US"/>
        </w:rPr>
        <w:t xml:space="preserve"> November 1</w:t>
      </w:r>
      <w:del w:id="17" w:author="Kaitlin" w:date="2025-08-07T12:53:00Z" w16du:dateUtc="2025-08-07T19:53:00Z">
        <w:r w:rsidRPr="00884D65" w:rsidDel="00CE49F7">
          <w:rPr>
            <w:rFonts w:ascii="Montserrat" w:eastAsia="Montserrat" w:hAnsi="Montserrat" w:cs="Montserrat"/>
            <w:sz w:val="24"/>
            <w:szCs w:val="24"/>
            <w:lang w:val="en-US"/>
          </w:rPr>
          <w:delText>st</w:delText>
        </w:r>
      </w:del>
      <w:r w:rsidRPr="00884D65">
        <w:rPr>
          <w:rFonts w:ascii="Montserrat" w:eastAsia="Montserrat" w:hAnsi="Montserrat" w:cs="Montserrat"/>
          <w:sz w:val="24"/>
          <w:szCs w:val="24"/>
          <w:lang w:val="en-US"/>
        </w:rPr>
        <w:t xml:space="preserve"> through January 31</w:t>
      </w:r>
      <w:del w:id="18" w:author="Kaitlin" w:date="2025-08-07T12:53:00Z" w16du:dateUtc="2025-08-07T19:53:00Z">
        <w:r w:rsidRPr="00884D65" w:rsidDel="00CE49F7">
          <w:rPr>
            <w:rFonts w:ascii="Montserrat" w:eastAsia="Montserrat" w:hAnsi="Montserrat" w:cs="Montserrat"/>
            <w:sz w:val="24"/>
            <w:szCs w:val="24"/>
            <w:lang w:val="en-US"/>
          </w:rPr>
          <w:delText>st</w:delText>
        </w:r>
      </w:del>
      <w:r w:rsidRPr="00884D65">
        <w:rPr>
          <w:rFonts w:ascii="Montserrat" w:eastAsia="Montserrat" w:hAnsi="Montserrat" w:cs="Montserrat"/>
          <w:sz w:val="24"/>
          <w:szCs w:val="24"/>
          <w:lang w:val="en-US"/>
        </w:rPr>
        <w:t xml:space="preserve">. </w:t>
      </w:r>
    </w:p>
    <w:p w14:paraId="7311DB4E" w14:textId="77777777" w:rsidR="004915A7" w:rsidRPr="00884D65" w:rsidRDefault="00000000">
      <w:pPr>
        <w:numPr>
          <w:ilvl w:val="0"/>
          <w:numId w:val="16"/>
        </w:numPr>
        <w:spacing w:after="160"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Reporting Period 3:</w:t>
      </w:r>
      <w:r w:rsidRPr="00884D65">
        <w:rPr>
          <w:rFonts w:ascii="Montserrat" w:eastAsia="Montserrat" w:hAnsi="Montserrat" w:cs="Montserrat"/>
          <w:sz w:val="24"/>
          <w:szCs w:val="24"/>
          <w:lang w:val="en-US"/>
        </w:rPr>
        <w:t xml:space="preserve"> February 1 through the end of the academic year. </w:t>
      </w:r>
    </w:p>
    <w:p w14:paraId="0F172BB0" w14:textId="77777777" w:rsidR="004915A7" w:rsidRPr="00884D65" w:rsidRDefault="00000000">
      <w:pPr>
        <w:pStyle w:val="Heading2"/>
        <w:rPr>
          <w:rFonts w:ascii="Montserrat" w:eastAsia="Montserrat" w:hAnsi="Montserrat" w:cs="Montserrat"/>
          <w:b/>
          <w:sz w:val="28"/>
          <w:szCs w:val="28"/>
          <w:lang w:val="en-US"/>
        </w:rPr>
      </w:pPr>
      <w:bookmarkStart w:id="19" w:name="_ky7zfbi04rqw" w:colFirst="0" w:colLast="0"/>
      <w:bookmarkEnd w:id="19"/>
      <w:r w:rsidRPr="00884D65">
        <w:rPr>
          <w:rFonts w:ascii="Montserrat" w:eastAsia="Montserrat" w:hAnsi="Montserrat" w:cs="Montserrat"/>
          <w:b/>
          <w:sz w:val="28"/>
          <w:szCs w:val="28"/>
          <w:lang w:val="en-US"/>
        </w:rPr>
        <w:t>Before You Begin</w:t>
      </w:r>
    </w:p>
    <w:p w14:paraId="06F3A53B" w14:textId="511E7C72" w:rsidR="004915A7" w:rsidRPr="00884D65" w:rsidRDefault="00000000">
      <w:pPr>
        <w:numPr>
          <w:ilvl w:val="0"/>
          <w:numId w:val="4"/>
        </w:numPr>
        <w:rPr>
          <w:rFonts w:ascii="Montserrat" w:eastAsia="Montserrat" w:hAnsi="Montserrat" w:cs="Montserrat"/>
          <w:sz w:val="24"/>
          <w:szCs w:val="24"/>
          <w:lang w:val="en-US"/>
        </w:rPr>
      </w:pPr>
      <w:del w:id="20" w:author="Kaitlin" w:date="2025-08-08T07:53:00Z" w16du:dateUtc="2025-08-08T14:53:00Z">
        <w:r w:rsidRPr="00884D65" w:rsidDel="00F8403D">
          <w:rPr>
            <w:rFonts w:ascii="Montserrat" w:eastAsia="Montserrat" w:hAnsi="Montserrat" w:cs="Montserrat"/>
            <w:sz w:val="24"/>
            <w:szCs w:val="24"/>
            <w:lang w:val="en-US"/>
          </w:rPr>
          <w:delText xml:space="preserve">Only </w:delText>
        </w:r>
      </w:del>
      <w:ins w:id="21" w:author="Kaitlin" w:date="2025-08-08T07:53:00Z" w16du:dateUtc="2025-08-08T14:53:00Z">
        <w:r w:rsidR="00F8403D">
          <w:rPr>
            <w:rFonts w:ascii="Montserrat" w:eastAsia="Montserrat" w:hAnsi="Montserrat" w:cs="Montserrat"/>
            <w:sz w:val="24"/>
            <w:szCs w:val="24"/>
            <w:lang w:val="en-US"/>
          </w:rPr>
          <w:t>E</w:t>
        </w:r>
      </w:ins>
      <w:del w:id="22" w:author="Kaitlin" w:date="2025-08-08T07:53:00Z" w16du:dateUtc="2025-08-08T14:53:00Z">
        <w:r w:rsidRPr="00884D65" w:rsidDel="00F8403D">
          <w:rPr>
            <w:rFonts w:ascii="Montserrat" w:eastAsia="Montserrat" w:hAnsi="Montserrat" w:cs="Montserrat"/>
            <w:sz w:val="24"/>
            <w:szCs w:val="24"/>
            <w:lang w:val="en-US"/>
          </w:rPr>
          <w:delText>e</w:delText>
        </w:r>
      </w:del>
      <w:r w:rsidRPr="00884D65">
        <w:rPr>
          <w:rFonts w:ascii="Montserrat" w:eastAsia="Montserrat" w:hAnsi="Montserrat" w:cs="Montserrat"/>
          <w:sz w:val="24"/>
          <w:szCs w:val="24"/>
          <w:lang w:val="en-US"/>
        </w:rPr>
        <w:t>nter data into blank cells</w:t>
      </w:r>
      <w:ins w:id="23" w:author="Kaitlin" w:date="2025-08-08T07:53:00Z" w16du:dateUtc="2025-08-08T14:53:00Z">
        <w:r w:rsidR="00F8403D">
          <w:rPr>
            <w:rFonts w:ascii="Montserrat" w:eastAsia="Montserrat" w:hAnsi="Montserrat" w:cs="Montserrat"/>
            <w:sz w:val="24"/>
            <w:szCs w:val="24"/>
            <w:lang w:val="en-US"/>
          </w:rPr>
          <w:t xml:space="preserve"> only</w:t>
        </w:r>
      </w:ins>
      <w:r w:rsidRPr="00884D65">
        <w:rPr>
          <w:rFonts w:ascii="Montserrat" w:eastAsia="Montserrat" w:hAnsi="Montserrat" w:cs="Montserrat"/>
          <w:sz w:val="24"/>
          <w:szCs w:val="24"/>
          <w:lang w:val="en-US"/>
        </w:rPr>
        <w:t xml:space="preserve">. </w:t>
      </w:r>
    </w:p>
    <w:p w14:paraId="4C1674F1" w14:textId="77777777" w:rsidR="004915A7" w:rsidRPr="00884D65" w:rsidRDefault="00000000">
      <w:pPr>
        <w:numPr>
          <w:ilvl w:val="0"/>
          <w:numId w:val="4"/>
        </w:num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Do NOT add or delete columns or rows, or edit any column or row headings. </w:t>
      </w:r>
    </w:p>
    <w:p w14:paraId="14911759" w14:textId="464EBA6E" w:rsidR="004915A7" w:rsidRPr="00884D65" w:rsidRDefault="00000000">
      <w:pPr>
        <w:numPr>
          <w:ilvl w:val="0"/>
          <w:numId w:val="4"/>
        </w:num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Data entered on the reporting period tabs will be automatically summarized on the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Summary</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tab in the workbook. </w:t>
      </w:r>
    </w:p>
    <w:p w14:paraId="1D3963FC" w14:textId="77777777" w:rsidR="004915A7" w:rsidRPr="00884D65" w:rsidRDefault="00000000">
      <w:pPr>
        <w:pStyle w:val="Heading2"/>
        <w:rPr>
          <w:rFonts w:ascii="Montserrat" w:eastAsia="Montserrat" w:hAnsi="Montserrat" w:cs="Montserrat"/>
          <w:b/>
          <w:sz w:val="28"/>
          <w:szCs w:val="28"/>
          <w:lang w:val="en-US"/>
        </w:rPr>
      </w:pPr>
      <w:bookmarkStart w:id="24" w:name="_o6rc4ttvqxqg" w:colFirst="0" w:colLast="0"/>
      <w:bookmarkEnd w:id="24"/>
      <w:r w:rsidRPr="00884D65">
        <w:rPr>
          <w:rFonts w:ascii="Montserrat" w:eastAsia="Montserrat" w:hAnsi="Montserrat" w:cs="Montserrat"/>
          <w:b/>
          <w:sz w:val="28"/>
          <w:szCs w:val="28"/>
          <w:lang w:val="en-US"/>
        </w:rPr>
        <w:t>Accessing the Template</w:t>
      </w:r>
    </w:p>
    <w:p w14:paraId="3DBD8C4B" w14:textId="77777777" w:rsidR="004915A7" w:rsidRPr="00884D65" w:rsidRDefault="00000000">
      <w:pPr>
        <w:numPr>
          <w:ilvl w:val="0"/>
          <w:numId w:val="1"/>
        </w:num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Open the Check &amp; Connect Mentor Weekly Notes template shared by USBE via Google Sheets. </w:t>
      </w:r>
    </w:p>
    <w:p w14:paraId="2BBBF99B" w14:textId="77777777" w:rsidR="004915A7" w:rsidRPr="00884D65" w:rsidRDefault="00000000">
      <w:pPr>
        <w:numPr>
          <w:ilvl w:val="0"/>
          <w:numId w:val="1"/>
        </w:num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If your district </w:t>
      </w:r>
      <w:r w:rsidRPr="00884D65">
        <w:rPr>
          <w:rFonts w:ascii="Montserrat" w:eastAsia="Montserrat" w:hAnsi="Montserrat" w:cs="Montserrat"/>
          <w:b/>
          <w:sz w:val="24"/>
          <w:szCs w:val="24"/>
          <w:lang w:val="en-US"/>
        </w:rPr>
        <w:t>does NOT</w:t>
      </w:r>
      <w:r w:rsidRPr="00884D65">
        <w:rPr>
          <w:rFonts w:ascii="Montserrat" w:eastAsia="Montserrat" w:hAnsi="Montserrat" w:cs="Montserrat"/>
          <w:sz w:val="24"/>
          <w:szCs w:val="24"/>
          <w:lang w:val="en-US"/>
        </w:rPr>
        <w:t xml:space="preserve"> permit Google:</w:t>
      </w:r>
    </w:p>
    <w:p w14:paraId="65637969" w14:textId="77777777" w:rsidR="004915A7" w:rsidRPr="00884D65" w:rsidRDefault="00000000">
      <w:pPr>
        <w:numPr>
          <w:ilvl w:val="1"/>
          <w:numId w:val="1"/>
        </w:num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Download the file as an Excel spreadsheet and save a master copy of the sheet in a secure location on your computer. </w:t>
      </w:r>
    </w:p>
    <w:p w14:paraId="3435A3A3" w14:textId="77777777" w:rsidR="004915A7" w:rsidRPr="00884D65" w:rsidRDefault="00000000">
      <w:pPr>
        <w:numPr>
          <w:ilvl w:val="1"/>
          <w:numId w:val="1"/>
        </w:num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Create and save a copy for each student on your caseload. </w:t>
      </w:r>
    </w:p>
    <w:p w14:paraId="08D36CAD" w14:textId="77777777" w:rsidR="004915A7" w:rsidRPr="00884D65" w:rsidRDefault="00000000">
      <w:pPr>
        <w:numPr>
          <w:ilvl w:val="0"/>
          <w:numId w:val="1"/>
        </w:numPr>
        <w:rPr>
          <w:rFonts w:ascii="Montserrat" w:eastAsia="Montserrat" w:hAnsi="Montserrat" w:cs="Montserrat"/>
          <w:sz w:val="24"/>
          <w:szCs w:val="24"/>
          <w:lang w:val="en-US"/>
        </w:rPr>
      </w:pPr>
      <w:r w:rsidRPr="00884D65">
        <w:rPr>
          <w:rFonts w:ascii="Montserrat" w:eastAsia="Montserrat" w:hAnsi="Montserrat" w:cs="Montserrat"/>
          <w:sz w:val="24"/>
          <w:szCs w:val="24"/>
          <w:lang w:val="en-US"/>
        </w:rPr>
        <w:lastRenderedPageBreak/>
        <w:t>If your district permits Google:</w:t>
      </w:r>
    </w:p>
    <w:p w14:paraId="31FCCEC3" w14:textId="50A03F00" w:rsidR="004915A7" w:rsidRPr="00884D65" w:rsidRDefault="00000000">
      <w:pPr>
        <w:numPr>
          <w:ilvl w:val="1"/>
          <w:numId w:val="1"/>
        </w:num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Make sure you are logged in</w:t>
      </w:r>
      <w:ins w:id="25" w:author="Kaitlin" w:date="2025-08-08T07:54:00Z" w16du:dateUtc="2025-08-08T14:54:00Z">
        <w:r w:rsidR="00F8403D">
          <w:rPr>
            <w:rFonts w:ascii="Montserrat" w:eastAsia="Montserrat" w:hAnsi="Montserrat" w:cs="Montserrat"/>
            <w:sz w:val="24"/>
            <w:szCs w:val="24"/>
            <w:lang w:val="en-US"/>
          </w:rPr>
          <w:t xml:space="preserve"> </w:t>
        </w:r>
      </w:ins>
      <w:r w:rsidRPr="00884D65">
        <w:rPr>
          <w:rFonts w:ascii="Montserrat" w:eastAsia="Montserrat" w:hAnsi="Montserrat" w:cs="Montserrat"/>
          <w:sz w:val="24"/>
          <w:szCs w:val="24"/>
          <w:lang w:val="en-US"/>
        </w:rPr>
        <w:t>to Google using your district email address, and NOT a personal Gmail account</w:t>
      </w:r>
      <w:ins w:id="26" w:author="Kaitlin" w:date="2025-08-07T12:54:00Z" w16du:dateUtc="2025-08-07T19:54:00Z">
        <w:r w:rsidR="00C218A5">
          <w:rPr>
            <w:rFonts w:ascii="Montserrat" w:eastAsia="Montserrat" w:hAnsi="Montserrat" w:cs="Montserrat"/>
            <w:sz w:val="24"/>
            <w:szCs w:val="24"/>
            <w:lang w:val="en-US"/>
          </w:rPr>
          <w:t>.</w:t>
        </w:r>
      </w:ins>
    </w:p>
    <w:p w14:paraId="4A94E53B" w14:textId="1295E235" w:rsidR="004915A7" w:rsidRPr="00884D65" w:rsidRDefault="00000000">
      <w:pPr>
        <w:numPr>
          <w:ilvl w:val="1"/>
          <w:numId w:val="1"/>
        </w:num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Go to File</w:t>
      </w:r>
      <w:ins w:id="27" w:author="Kaitlin" w:date="2025-08-07T12:54:00Z" w16du:dateUtc="2025-08-07T19:54:00Z">
        <w:r w:rsidR="00C218A5">
          <w:rPr>
            <w:rFonts w:ascii="Montserrat" w:eastAsia="Montserrat" w:hAnsi="Montserrat" w:cs="Montserrat"/>
            <w:sz w:val="24"/>
            <w:szCs w:val="24"/>
            <w:lang w:val="en-US"/>
          </w:rPr>
          <w:t xml:space="preserve"> </w:t>
        </w:r>
      </w:ins>
      <w:r w:rsidRPr="00884D65">
        <w:rPr>
          <w:rFonts w:ascii="Montserrat" w:eastAsia="Montserrat" w:hAnsi="Montserrat" w:cs="Montserrat"/>
          <w:sz w:val="24"/>
          <w:szCs w:val="24"/>
          <w:lang w:val="en-US"/>
        </w:rPr>
        <w:t>→ Make a Copy</w:t>
      </w:r>
      <w:ins w:id="28" w:author="Kaitlin" w:date="2025-08-07T12:54:00Z" w16du:dateUtc="2025-08-07T19:54:00Z">
        <w:r w:rsidR="00C218A5">
          <w:rPr>
            <w:rFonts w:ascii="Montserrat" w:eastAsia="Montserrat" w:hAnsi="Montserrat" w:cs="Montserrat"/>
            <w:sz w:val="24"/>
            <w:szCs w:val="24"/>
            <w:lang w:val="en-US"/>
          </w:rPr>
          <w:t>.</w:t>
        </w:r>
      </w:ins>
    </w:p>
    <w:p w14:paraId="4D2AF2D5" w14:textId="647CC950" w:rsidR="004915A7" w:rsidRPr="00884D65" w:rsidRDefault="00000000">
      <w:pPr>
        <w:numPr>
          <w:ilvl w:val="1"/>
          <w:numId w:val="1"/>
        </w:num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Create a copy for each student on your caseload</w:t>
      </w:r>
      <w:ins w:id="29" w:author="Kaitlin" w:date="2025-08-07T12:54:00Z" w16du:dateUtc="2025-08-07T19:54:00Z">
        <w:r w:rsidR="00C218A5">
          <w:rPr>
            <w:rFonts w:ascii="Montserrat" w:eastAsia="Montserrat" w:hAnsi="Montserrat" w:cs="Montserrat"/>
            <w:sz w:val="24"/>
            <w:szCs w:val="24"/>
            <w:lang w:val="en-US"/>
          </w:rPr>
          <w:t>.</w:t>
        </w:r>
      </w:ins>
    </w:p>
    <w:p w14:paraId="03B2AC86" w14:textId="61C1437F" w:rsidR="004915A7" w:rsidRPr="00884D65" w:rsidRDefault="00000000">
      <w:pPr>
        <w:numPr>
          <w:ilvl w:val="1"/>
          <w:numId w:val="1"/>
        </w:num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Name the file based on 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s first name, last name, and academic year (</w:t>
      </w:r>
      <w:ins w:id="30" w:author="Kaitlin" w:date="2025-08-07T12:54:00Z" w16du:dateUtc="2025-08-07T19:54:00Z">
        <w:r w:rsidR="00C218A5">
          <w:rPr>
            <w:rFonts w:ascii="Montserrat" w:eastAsia="Montserrat" w:hAnsi="Montserrat" w:cs="Montserrat"/>
            <w:sz w:val="24"/>
            <w:szCs w:val="24"/>
            <w:lang w:val="en-US"/>
          </w:rPr>
          <w:t>f</w:t>
        </w:r>
      </w:ins>
      <w:del w:id="31" w:author="Kaitlin" w:date="2025-08-07T12:54:00Z" w16du:dateUtc="2025-08-07T19:54:00Z">
        <w:r w:rsidRPr="00884D65" w:rsidDel="00C218A5">
          <w:rPr>
            <w:rFonts w:ascii="Montserrat" w:eastAsia="Montserrat" w:hAnsi="Montserrat" w:cs="Montserrat"/>
            <w:sz w:val="24"/>
            <w:szCs w:val="24"/>
            <w:lang w:val="en-US"/>
          </w:rPr>
          <w:delText>F</w:delText>
        </w:r>
      </w:del>
      <w:r w:rsidRPr="00884D65">
        <w:rPr>
          <w:rFonts w:ascii="Montserrat" w:eastAsia="Montserrat" w:hAnsi="Montserrat" w:cs="Montserrat"/>
          <w:sz w:val="24"/>
          <w:szCs w:val="24"/>
          <w:lang w:val="en-US"/>
        </w:rPr>
        <w:t>or example: Amanda_Charlesworth_2025-26)</w:t>
      </w:r>
      <w:ins w:id="32" w:author="Kaitlin" w:date="2025-08-07T12:54:00Z" w16du:dateUtc="2025-08-07T19:54:00Z">
        <w:r w:rsidR="00C218A5">
          <w:rPr>
            <w:rFonts w:ascii="Montserrat" w:eastAsia="Montserrat" w:hAnsi="Montserrat" w:cs="Montserrat"/>
            <w:sz w:val="24"/>
            <w:szCs w:val="24"/>
            <w:lang w:val="en-US"/>
          </w:rPr>
          <w:t>.</w:t>
        </w:r>
      </w:ins>
    </w:p>
    <w:p w14:paraId="78914DAB" w14:textId="77777777" w:rsidR="004915A7" w:rsidRPr="00884D65" w:rsidRDefault="00000000">
      <w:pPr>
        <w:pStyle w:val="Heading2"/>
        <w:rPr>
          <w:rFonts w:ascii="Montserrat" w:eastAsia="Montserrat" w:hAnsi="Montserrat" w:cs="Montserrat"/>
          <w:b/>
          <w:sz w:val="28"/>
          <w:szCs w:val="28"/>
          <w:lang w:val="en-US"/>
        </w:rPr>
      </w:pPr>
      <w:bookmarkStart w:id="33" w:name="_urnswkxpdiey" w:colFirst="0" w:colLast="0"/>
      <w:bookmarkEnd w:id="33"/>
      <w:r w:rsidRPr="00884D65">
        <w:rPr>
          <w:rFonts w:ascii="Montserrat" w:eastAsia="Montserrat" w:hAnsi="Montserrat" w:cs="Montserrat"/>
          <w:b/>
          <w:sz w:val="28"/>
          <w:szCs w:val="28"/>
          <w:lang w:val="en-US"/>
        </w:rPr>
        <w:t>Check &amp; Connect Mentor Weekly Notes Spreadsheet Contents</w:t>
      </w:r>
    </w:p>
    <w:p w14:paraId="795D93C7" w14:textId="77777777" w:rsidR="004915A7" w:rsidRPr="00884D65" w:rsidRDefault="00000000">
      <w:pPr>
        <w:numPr>
          <w:ilvl w:val="0"/>
          <w:numId w:val="29"/>
        </w:numPr>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Student Details Tab:</w:t>
      </w:r>
      <w:r w:rsidRPr="00884D65">
        <w:rPr>
          <w:rFonts w:ascii="Montserrat" w:eastAsia="Montserrat" w:hAnsi="Montserrat" w:cs="Montserrat"/>
          <w:sz w:val="24"/>
          <w:szCs w:val="24"/>
          <w:lang w:val="en-US"/>
        </w:rPr>
        <w:t xml:space="preserve"> Use this tab to enter key background information for each student. This information is required when submitting data to USBE.</w:t>
      </w:r>
    </w:p>
    <w:p w14:paraId="15FB2079" w14:textId="6FAC9722" w:rsidR="004915A7" w:rsidRPr="00884D65" w:rsidRDefault="00000000">
      <w:pPr>
        <w:numPr>
          <w:ilvl w:val="0"/>
          <w:numId w:val="29"/>
        </w:numPr>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 xml:space="preserve">Period 1 Tab: </w:t>
      </w:r>
      <w:r w:rsidRPr="00884D65">
        <w:rPr>
          <w:rFonts w:ascii="Montserrat" w:eastAsia="Montserrat" w:hAnsi="Montserrat" w:cs="Montserrat"/>
          <w:sz w:val="24"/>
          <w:szCs w:val="24"/>
          <w:lang w:val="en-US"/>
        </w:rPr>
        <w:t>Track weekly student data for Period 1 (</w:t>
      </w:r>
      <w:ins w:id="34" w:author="Kaitlin" w:date="2025-08-07T12:56:00Z" w16du:dateUtc="2025-08-07T19:56:00Z">
        <w:r w:rsidR="00C218A5">
          <w:rPr>
            <w:rFonts w:ascii="Montserrat" w:eastAsia="Montserrat" w:hAnsi="Montserrat" w:cs="Montserrat"/>
            <w:sz w:val="24"/>
            <w:szCs w:val="24"/>
            <w:lang w:val="en-US"/>
          </w:rPr>
          <w:t>s</w:t>
        </w:r>
      </w:ins>
      <w:del w:id="35" w:author="Kaitlin" w:date="2025-08-07T12:56:00Z" w16du:dateUtc="2025-08-07T19:56:00Z">
        <w:r w:rsidRPr="00884D65" w:rsidDel="00C218A5">
          <w:rPr>
            <w:rFonts w:ascii="Montserrat" w:eastAsia="Montserrat" w:hAnsi="Montserrat" w:cs="Montserrat"/>
            <w:sz w:val="24"/>
            <w:szCs w:val="24"/>
            <w:lang w:val="en-US"/>
          </w:rPr>
          <w:delText>S</w:delText>
        </w:r>
      </w:del>
      <w:r w:rsidRPr="00884D65">
        <w:rPr>
          <w:rFonts w:ascii="Montserrat" w:eastAsia="Montserrat" w:hAnsi="Montserrat" w:cs="Montserrat"/>
          <w:sz w:val="24"/>
          <w:szCs w:val="24"/>
          <w:lang w:val="en-US"/>
        </w:rPr>
        <w:t xml:space="preserve">tart of </w:t>
      </w:r>
      <w:ins w:id="36" w:author="Kaitlin" w:date="2025-08-07T12:56:00Z" w16du:dateUtc="2025-08-07T19:56:00Z">
        <w:r w:rsidR="00C218A5">
          <w:rPr>
            <w:rFonts w:ascii="Montserrat" w:eastAsia="Montserrat" w:hAnsi="Montserrat" w:cs="Montserrat"/>
            <w:sz w:val="24"/>
            <w:szCs w:val="24"/>
            <w:lang w:val="en-US"/>
          </w:rPr>
          <w:t>the a</w:t>
        </w:r>
      </w:ins>
      <w:del w:id="37" w:author="Kaitlin" w:date="2025-08-07T12:56:00Z" w16du:dateUtc="2025-08-07T19:56:00Z">
        <w:r w:rsidRPr="00884D65" w:rsidDel="00C218A5">
          <w:rPr>
            <w:rFonts w:ascii="Montserrat" w:eastAsia="Montserrat" w:hAnsi="Montserrat" w:cs="Montserrat"/>
            <w:sz w:val="24"/>
            <w:szCs w:val="24"/>
            <w:lang w:val="en-US"/>
          </w:rPr>
          <w:delText>A</w:delText>
        </w:r>
      </w:del>
      <w:r w:rsidRPr="00884D65">
        <w:rPr>
          <w:rFonts w:ascii="Montserrat" w:eastAsia="Montserrat" w:hAnsi="Montserrat" w:cs="Montserrat"/>
          <w:sz w:val="24"/>
          <w:szCs w:val="24"/>
          <w:lang w:val="en-US"/>
        </w:rPr>
        <w:t xml:space="preserve">cademic </w:t>
      </w:r>
      <w:ins w:id="38" w:author="Kaitlin" w:date="2025-08-07T12:56:00Z" w16du:dateUtc="2025-08-07T19:56:00Z">
        <w:r w:rsidR="00C218A5">
          <w:rPr>
            <w:rFonts w:ascii="Montserrat" w:eastAsia="Montserrat" w:hAnsi="Montserrat" w:cs="Montserrat"/>
            <w:sz w:val="24"/>
            <w:szCs w:val="24"/>
            <w:lang w:val="en-US"/>
          </w:rPr>
          <w:t>y</w:t>
        </w:r>
      </w:ins>
      <w:del w:id="39" w:author="Kaitlin" w:date="2025-08-07T12:56:00Z" w16du:dateUtc="2025-08-07T19:56:00Z">
        <w:r w:rsidRPr="00884D65" w:rsidDel="00C218A5">
          <w:rPr>
            <w:rFonts w:ascii="Montserrat" w:eastAsia="Montserrat" w:hAnsi="Montserrat" w:cs="Montserrat"/>
            <w:sz w:val="24"/>
            <w:szCs w:val="24"/>
            <w:lang w:val="en-US"/>
          </w:rPr>
          <w:delText>Y</w:delText>
        </w:r>
      </w:del>
      <w:r w:rsidRPr="00884D65">
        <w:rPr>
          <w:rFonts w:ascii="Montserrat" w:eastAsia="Montserrat" w:hAnsi="Montserrat" w:cs="Montserrat"/>
          <w:sz w:val="24"/>
          <w:szCs w:val="24"/>
          <w:lang w:val="en-US"/>
        </w:rPr>
        <w:t>ear through October 31). Data from this tab feeds into the Period 1 section of the Summary tab.</w:t>
      </w:r>
    </w:p>
    <w:p w14:paraId="5E197A14" w14:textId="48D225D1" w:rsidR="004915A7" w:rsidRPr="00884D65" w:rsidRDefault="00000000">
      <w:pPr>
        <w:numPr>
          <w:ilvl w:val="0"/>
          <w:numId w:val="29"/>
        </w:numPr>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Period 2 Tab:</w:t>
      </w:r>
      <w:r w:rsidRPr="00884D65">
        <w:rPr>
          <w:rFonts w:ascii="Montserrat" w:eastAsia="Montserrat" w:hAnsi="Montserrat" w:cs="Montserrat"/>
          <w:sz w:val="24"/>
          <w:szCs w:val="24"/>
          <w:lang w:val="en-US"/>
        </w:rPr>
        <w:t xml:space="preserve"> Track weekly student data for Period 2 (November 1</w:t>
      </w:r>
      <w:ins w:id="40" w:author="Kaitlin" w:date="2025-08-07T12:56:00Z" w16du:dateUtc="2025-08-07T19:56:00Z">
        <w:r w:rsidR="00C218A5">
          <w:rPr>
            <w:rFonts w:ascii="Montserrat" w:eastAsia="Montserrat" w:hAnsi="Montserrat" w:cs="Montserrat"/>
            <w:sz w:val="24"/>
            <w:szCs w:val="24"/>
            <w:lang w:val="en-US"/>
          </w:rPr>
          <w:t xml:space="preserve"> through </w:t>
        </w:r>
      </w:ins>
      <w:del w:id="41" w:author="Kaitlin" w:date="2025-08-07T12:55:00Z" w16du:dateUtc="2025-08-07T19:55:00Z">
        <w:r w:rsidRPr="00884D65" w:rsidDel="00C218A5">
          <w:rPr>
            <w:rFonts w:ascii="Montserrat" w:eastAsia="Montserrat" w:hAnsi="Montserrat" w:cs="Montserrat"/>
            <w:sz w:val="24"/>
            <w:szCs w:val="24"/>
            <w:lang w:val="en-US"/>
          </w:rPr>
          <w:delText xml:space="preserve"> – </w:delText>
        </w:r>
      </w:del>
      <w:r w:rsidRPr="00884D65">
        <w:rPr>
          <w:rFonts w:ascii="Montserrat" w:eastAsia="Montserrat" w:hAnsi="Montserrat" w:cs="Montserrat"/>
          <w:sz w:val="24"/>
          <w:szCs w:val="24"/>
          <w:lang w:val="en-US"/>
        </w:rPr>
        <w:t>January 31). Data from this tab feeds into the Period 2 section of the Summary tab.</w:t>
      </w:r>
    </w:p>
    <w:p w14:paraId="126D2CFB" w14:textId="77777777" w:rsidR="004915A7" w:rsidRPr="00884D65" w:rsidRDefault="00000000">
      <w:pPr>
        <w:numPr>
          <w:ilvl w:val="0"/>
          <w:numId w:val="29"/>
        </w:numPr>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Period 3 Tab:</w:t>
      </w:r>
      <w:r w:rsidRPr="00884D65">
        <w:rPr>
          <w:rFonts w:ascii="Montserrat" w:eastAsia="Montserrat" w:hAnsi="Montserrat" w:cs="Montserrat"/>
          <w:sz w:val="24"/>
          <w:szCs w:val="24"/>
          <w:lang w:val="en-US"/>
        </w:rPr>
        <w:t xml:space="preserve"> Track weekly student data for Period 3 (February 1 through the end of the academic year). Data from this tab feeds into the Period 3 section of the Summary tab.</w:t>
      </w:r>
    </w:p>
    <w:p w14:paraId="01635940" w14:textId="530C2643" w:rsidR="004915A7" w:rsidRPr="00884D65" w:rsidRDefault="00000000">
      <w:pPr>
        <w:numPr>
          <w:ilvl w:val="0"/>
          <w:numId w:val="29"/>
        </w:numPr>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 xml:space="preserve">Class Tracker Tab: </w:t>
      </w:r>
      <w:r w:rsidRPr="00884D65">
        <w:rPr>
          <w:rFonts w:ascii="Montserrat" w:eastAsia="Montserrat" w:hAnsi="Montserrat" w:cs="Montserrat"/>
          <w:sz w:val="24"/>
          <w:szCs w:val="24"/>
          <w:lang w:val="en-US"/>
        </w:rPr>
        <w:t>Use this tab to track 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s current course load, grades, attendance, and behavior incidents for each class. This tab is for your </w:t>
      </w:r>
      <w:del w:id="42" w:author="Super Copy Editors" w:date="2025-08-08T12:43:00Z" w16du:dateUtc="2025-08-08T16:43:00Z">
        <w:r w:rsidRPr="00884D65" w:rsidDel="00A553C0">
          <w:rPr>
            <w:rFonts w:ascii="Montserrat" w:eastAsia="Montserrat" w:hAnsi="Montserrat" w:cs="Montserrat"/>
            <w:sz w:val="24"/>
            <w:szCs w:val="24"/>
            <w:lang w:val="en-US"/>
          </w:rPr>
          <w:delText xml:space="preserve">personal </w:delText>
        </w:r>
      </w:del>
      <w:r w:rsidRPr="00884D65">
        <w:rPr>
          <w:rFonts w:ascii="Montserrat" w:eastAsia="Montserrat" w:hAnsi="Montserrat" w:cs="Montserrat"/>
          <w:sz w:val="24"/>
          <w:szCs w:val="24"/>
          <w:lang w:val="en-US"/>
        </w:rPr>
        <w:t>reference only and is not reported to USBE.</w:t>
      </w:r>
    </w:p>
    <w:p w14:paraId="5B63AB57" w14:textId="0AE5F34C" w:rsidR="004915A7" w:rsidRPr="00884D65" w:rsidRDefault="00000000">
      <w:pPr>
        <w:numPr>
          <w:ilvl w:val="0"/>
          <w:numId w:val="29"/>
        </w:numPr>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Attendance Calculator Tab:</w:t>
      </w:r>
      <w:r w:rsidRPr="00884D65">
        <w:rPr>
          <w:rFonts w:ascii="Montserrat" w:eastAsia="Montserrat" w:hAnsi="Montserrat" w:cs="Montserrat"/>
          <w:sz w:val="24"/>
          <w:szCs w:val="24"/>
          <w:lang w:val="en-US"/>
        </w:rPr>
        <w:t xml:space="preserve"> If attendance data is unavailable through the LEA</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s Student Information System (SIS), use this tab to calculate 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s attendance percentage. Enter values in</w:t>
      </w:r>
      <w:ins w:id="43" w:author="Kaitlin" w:date="2025-08-07T12:56:00Z" w16du:dateUtc="2025-08-07T19:56:00Z">
        <w:r w:rsidR="00C218A5">
          <w:rPr>
            <w:rFonts w:ascii="Montserrat" w:eastAsia="Montserrat" w:hAnsi="Montserrat" w:cs="Montserrat"/>
            <w:sz w:val="24"/>
            <w:szCs w:val="24"/>
            <w:lang w:val="en-US"/>
          </w:rPr>
          <w:t>to</w:t>
        </w:r>
      </w:ins>
      <w:r w:rsidRPr="00884D65">
        <w:rPr>
          <w:rFonts w:ascii="Montserrat" w:eastAsia="Montserrat" w:hAnsi="Montserrat" w:cs="Montserrat"/>
          <w:sz w:val="24"/>
          <w:szCs w:val="24"/>
          <w:lang w:val="en-US"/>
        </w:rPr>
        <w:t xml:space="preserve"> the white cells, and the tool will automatically calculate the attendance percentage to support consistent reporting.</w:t>
      </w:r>
    </w:p>
    <w:p w14:paraId="19B10033" w14:textId="77777777" w:rsidR="004915A7" w:rsidRPr="00884D65" w:rsidRDefault="00000000">
      <w:pPr>
        <w:numPr>
          <w:ilvl w:val="0"/>
          <w:numId w:val="29"/>
        </w:numPr>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 xml:space="preserve">Summary Tab: </w:t>
      </w:r>
      <w:r w:rsidRPr="00884D65">
        <w:rPr>
          <w:rFonts w:ascii="Montserrat" w:eastAsia="Montserrat" w:hAnsi="Montserrat" w:cs="Montserrat"/>
          <w:sz w:val="24"/>
          <w:szCs w:val="24"/>
          <w:lang w:val="en-US"/>
        </w:rPr>
        <w:t>This tab compiles data from each reporting period to provide a comprehensive view of student progress and engagement. You will use this tab to complete the Check &amp; Connect Reporting Form submitted to USBE.</w:t>
      </w:r>
    </w:p>
    <w:p w14:paraId="3661706E" w14:textId="77777777" w:rsidR="004915A7" w:rsidRPr="00884D65" w:rsidRDefault="00000000">
      <w:pPr>
        <w:pStyle w:val="Heading2"/>
        <w:rPr>
          <w:rFonts w:ascii="Montserrat" w:eastAsia="Montserrat" w:hAnsi="Montserrat" w:cs="Montserrat"/>
          <w:b/>
          <w:sz w:val="28"/>
          <w:szCs w:val="28"/>
          <w:lang w:val="en-US"/>
        </w:rPr>
      </w:pPr>
      <w:bookmarkStart w:id="44" w:name="_dw83pjk1jjrg" w:colFirst="0" w:colLast="0"/>
      <w:bookmarkEnd w:id="44"/>
      <w:r w:rsidRPr="00884D65">
        <w:rPr>
          <w:rFonts w:ascii="Montserrat" w:eastAsia="Montserrat" w:hAnsi="Montserrat" w:cs="Montserrat"/>
          <w:b/>
          <w:sz w:val="28"/>
          <w:szCs w:val="28"/>
          <w:lang w:val="en-US"/>
        </w:rPr>
        <w:lastRenderedPageBreak/>
        <w:t>Setting Up the Mentor Weekly Notes Spreadsheet</w:t>
      </w:r>
    </w:p>
    <w:p w14:paraId="532305E0" w14:textId="77777777" w:rsidR="004915A7" w:rsidRPr="00884D65" w:rsidRDefault="00000000">
      <w:pPr>
        <w:rPr>
          <w:rFonts w:ascii="Montserrat" w:eastAsia="Montserrat" w:hAnsi="Montserrat" w:cs="Montserrat"/>
          <w:b/>
          <w:color w:val="6C395C"/>
          <w:sz w:val="24"/>
          <w:szCs w:val="24"/>
          <w:lang w:val="en-US"/>
        </w:rPr>
      </w:pPr>
      <w:r w:rsidRPr="00884D65">
        <w:rPr>
          <w:rFonts w:ascii="Montserrat" w:eastAsia="Montserrat" w:hAnsi="Montserrat" w:cs="Montserrat"/>
          <w:b/>
          <w:color w:val="6C395C"/>
          <w:sz w:val="24"/>
          <w:szCs w:val="24"/>
          <w:lang w:val="en-US"/>
        </w:rPr>
        <w:t>Fill in the following fields at the beginning of the academic year or when a new student is added to your caseload:</w:t>
      </w:r>
    </w:p>
    <w:p w14:paraId="01A53B05" w14:textId="77777777" w:rsidR="004915A7" w:rsidRPr="00884D65" w:rsidRDefault="004915A7">
      <w:pPr>
        <w:rPr>
          <w:rFonts w:ascii="Montserrat" w:eastAsia="Montserrat" w:hAnsi="Montserrat" w:cs="Montserrat"/>
          <w:b/>
          <w:color w:val="6C395C"/>
          <w:sz w:val="24"/>
          <w:szCs w:val="24"/>
          <w:lang w:val="en-US"/>
        </w:rPr>
      </w:pPr>
    </w:p>
    <w:p w14:paraId="3AD5DDB9" w14:textId="77777777" w:rsidR="004915A7" w:rsidRPr="00884D65" w:rsidRDefault="00000000">
      <w:pPr>
        <w:numPr>
          <w:ilvl w:val="0"/>
          <w:numId w:val="5"/>
        </w:numPr>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Mentor Name:</w:t>
      </w:r>
      <w:r w:rsidRPr="00884D65">
        <w:rPr>
          <w:rFonts w:ascii="Montserrat" w:eastAsia="Montserrat" w:hAnsi="Montserrat" w:cs="Montserrat"/>
          <w:sz w:val="24"/>
          <w:szCs w:val="24"/>
          <w:lang w:val="en-US"/>
        </w:rPr>
        <w:t xml:space="preserve"> Enter your first and last name. </w:t>
      </w:r>
    </w:p>
    <w:p w14:paraId="39A7D0CF" w14:textId="77777777" w:rsidR="004915A7" w:rsidRPr="00884D65" w:rsidRDefault="00000000">
      <w:pPr>
        <w:numPr>
          <w:ilvl w:val="0"/>
          <w:numId w:val="5"/>
        </w:numPr>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 xml:space="preserve">School Year: </w:t>
      </w:r>
      <w:r w:rsidRPr="00884D65">
        <w:rPr>
          <w:rFonts w:ascii="Montserrat" w:eastAsia="Montserrat" w:hAnsi="Montserrat" w:cs="Montserrat"/>
          <w:sz w:val="24"/>
          <w:szCs w:val="24"/>
          <w:lang w:val="en-US"/>
        </w:rPr>
        <w:t xml:space="preserve">Select the current academic year from the drop-down. </w:t>
      </w:r>
    </w:p>
    <w:p w14:paraId="760268E4" w14:textId="59124BB6" w:rsidR="004915A7" w:rsidRPr="00884D65" w:rsidRDefault="00000000">
      <w:pPr>
        <w:numPr>
          <w:ilvl w:val="0"/>
          <w:numId w:val="5"/>
        </w:numPr>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Student Name:</w:t>
      </w:r>
      <w:r w:rsidRPr="00884D65">
        <w:rPr>
          <w:rFonts w:ascii="Montserrat" w:eastAsia="Montserrat" w:hAnsi="Montserrat" w:cs="Montserrat"/>
          <w:sz w:val="24"/>
          <w:szCs w:val="24"/>
          <w:lang w:val="en-US"/>
        </w:rPr>
        <w:t xml:space="preserve"> Enter 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s first and last name. </w:t>
      </w:r>
    </w:p>
    <w:p w14:paraId="557EEEE9" w14:textId="77777777" w:rsidR="004915A7" w:rsidRPr="00884D65" w:rsidRDefault="00000000">
      <w:pPr>
        <w:numPr>
          <w:ilvl w:val="0"/>
          <w:numId w:val="5"/>
        </w:numPr>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District:</w:t>
      </w:r>
      <w:r w:rsidRPr="00884D65">
        <w:rPr>
          <w:rFonts w:ascii="Montserrat" w:eastAsia="Montserrat" w:hAnsi="Montserrat" w:cs="Montserrat"/>
          <w:sz w:val="24"/>
          <w:szCs w:val="24"/>
          <w:lang w:val="en-US"/>
        </w:rPr>
        <w:t xml:space="preserve"> Select your school district from the drop-down. </w:t>
      </w:r>
    </w:p>
    <w:p w14:paraId="01A032B2" w14:textId="577E9C1C" w:rsidR="004915A7" w:rsidRPr="00884D65" w:rsidRDefault="00000000">
      <w:pPr>
        <w:numPr>
          <w:ilvl w:val="0"/>
          <w:numId w:val="5"/>
        </w:numPr>
        <w:spacing w:line="259" w:lineRule="auto"/>
        <w:rPr>
          <w:sz w:val="24"/>
          <w:szCs w:val="24"/>
          <w:lang w:val="en-US"/>
        </w:rPr>
      </w:pPr>
      <w:r w:rsidRPr="00884D65">
        <w:rPr>
          <w:rFonts w:ascii="Montserrat" w:eastAsia="Montserrat" w:hAnsi="Montserrat" w:cs="Montserrat"/>
          <w:b/>
          <w:sz w:val="24"/>
          <w:szCs w:val="24"/>
          <w:lang w:val="en-US"/>
        </w:rPr>
        <w:t>State Student ID Number (SSID):</w:t>
      </w:r>
      <w:r w:rsidRPr="00884D65">
        <w:rPr>
          <w:rFonts w:ascii="Montserrat" w:eastAsia="Montserrat" w:hAnsi="Montserrat" w:cs="Montserrat"/>
          <w:sz w:val="24"/>
          <w:szCs w:val="24"/>
          <w:lang w:val="en-US"/>
        </w:rPr>
        <w:t xml:space="preserve"> Enter 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s State ID Number. </w:t>
      </w:r>
    </w:p>
    <w:p w14:paraId="79C5862A" w14:textId="0786FDAC" w:rsidR="004915A7" w:rsidRPr="00884D65" w:rsidRDefault="00000000">
      <w:pPr>
        <w:numPr>
          <w:ilvl w:val="0"/>
          <w:numId w:val="5"/>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District ID Number:</w:t>
      </w:r>
      <w:r w:rsidRPr="00884D65">
        <w:rPr>
          <w:rFonts w:ascii="Montserrat" w:eastAsia="Montserrat" w:hAnsi="Montserrat" w:cs="Montserrat"/>
          <w:sz w:val="24"/>
          <w:szCs w:val="24"/>
          <w:lang w:val="en-US"/>
        </w:rPr>
        <w:t xml:space="preserve"> Enter 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s district-specific ID. </w:t>
      </w:r>
    </w:p>
    <w:p w14:paraId="29B8FF9B" w14:textId="2B830E2D" w:rsidR="004915A7" w:rsidRPr="00884D65" w:rsidRDefault="00000000">
      <w:pPr>
        <w:numPr>
          <w:ilvl w:val="0"/>
          <w:numId w:val="5"/>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School:</w:t>
      </w:r>
      <w:r w:rsidRPr="00884D65">
        <w:rPr>
          <w:rFonts w:ascii="Montserrat" w:eastAsia="Montserrat" w:hAnsi="Montserrat" w:cs="Montserrat"/>
          <w:sz w:val="24"/>
          <w:szCs w:val="24"/>
          <w:lang w:val="en-US"/>
        </w:rPr>
        <w:t xml:space="preserve"> Enter the full name of the school the student attends (for example</w:t>
      </w:r>
      <w:ins w:id="45" w:author="Kaitlin" w:date="2025-08-07T20:52:00Z" w16du:dateUtc="2025-08-08T03:52:00Z">
        <w:r w:rsidR="008022C4">
          <w:rPr>
            <w:rFonts w:ascii="Montserrat" w:eastAsia="Montserrat" w:hAnsi="Montserrat" w:cs="Montserrat"/>
            <w:sz w:val="24"/>
            <w:szCs w:val="24"/>
            <w:lang w:val="en-US"/>
          </w:rPr>
          <w:t>:</w:t>
        </w:r>
      </w:ins>
      <w:del w:id="46" w:author="Kaitlin" w:date="2025-08-07T20:52:00Z" w16du:dateUtc="2025-08-08T03:52:00Z">
        <w:r w:rsidRPr="00884D65" w:rsidDel="008022C4">
          <w:rPr>
            <w:rFonts w:ascii="Montserrat" w:eastAsia="Montserrat" w:hAnsi="Montserrat" w:cs="Montserrat"/>
            <w:sz w:val="24"/>
            <w:szCs w:val="24"/>
            <w:lang w:val="en-US"/>
          </w:rPr>
          <w:delText>,</w:delText>
        </w:r>
      </w:del>
      <w:r w:rsidRPr="00884D65">
        <w:rPr>
          <w:rFonts w:ascii="Montserrat" w:eastAsia="Montserrat" w:hAnsi="Montserrat" w:cs="Montserrat"/>
          <w:sz w:val="24"/>
          <w:szCs w:val="24"/>
          <w:lang w:val="en-US"/>
        </w:rPr>
        <w:t xml:space="preserve">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Cyprus High School,</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NOT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Cyprus</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w:t>
      </w:r>
    </w:p>
    <w:p w14:paraId="3932B68D" w14:textId="0168FA3E" w:rsidR="004915A7" w:rsidRPr="00884D65" w:rsidRDefault="00000000">
      <w:pPr>
        <w:numPr>
          <w:ilvl w:val="0"/>
          <w:numId w:val="5"/>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Grade:</w:t>
      </w:r>
      <w:r w:rsidRPr="00884D65">
        <w:rPr>
          <w:rFonts w:ascii="Montserrat" w:eastAsia="Montserrat" w:hAnsi="Montserrat" w:cs="Montserrat"/>
          <w:sz w:val="24"/>
          <w:szCs w:val="24"/>
          <w:lang w:val="en-US"/>
        </w:rPr>
        <w:t xml:space="preserve"> Select 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s current grade from the drop-down. </w:t>
      </w:r>
    </w:p>
    <w:p w14:paraId="6991FF82" w14:textId="1B75E42F" w:rsidR="004915A7" w:rsidRPr="00884D65" w:rsidRDefault="00000000">
      <w:pPr>
        <w:numPr>
          <w:ilvl w:val="0"/>
          <w:numId w:val="5"/>
        </w:numPr>
        <w:spacing w:line="259" w:lineRule="auto"/>
        <w:rPr>
          <w:rFonts w:ascii="Montserrat" w:eastAsia="Montserrat" w:hAnsi="Montserrat" w:cs="Montserrat"/>
          <w:sz w:val="24"/>
          <w:szCs w:val="24"/>
          <w:lang w:val="en-US"/>
        </w:rPr>
      </w:pPr>
      <w:commentRangeStart w:id="47"/>
      <w:r w:rsidRPr="00884D65">
        <w:rPr>
          <w:rFonts w:ascii="Montserrat" w:eastAsia="Montserrat" w:hAnsi="Montserrat" w:cs="Montserrat"/>
          <w:b/>
          <w:sz w:val="24"/>
          <w:szCs w:val="24"/>
          <w:lang w:val="en-US"/>
        </w:rPr>
        <w:t xml:space="preserve">Individual Education Plan </w:t>
      </w:r>
      <w:commentRangeEnd w:id="47"/>
      <w:r w:rsidR="008064D8">
        <w:rPr>
          <w:rStyle w:val="CommentReference"/>
        </w:rPr>
        <w:commentReference w:id="47"/>
      </w:r>
      <w:r w:rsidRPr="00884D65">
        <w:rPr>
          <w:rFonts w:ascii="Montserrat" w:eastAsia="Montserrat" w:hAnsi="Montserrat" w:cs="Montserrat"/>
          <w:b/>
          <w:sz w:val="24"/>
          <w:szCs w:val="24"/>
          <w:lang w:val="en-US"/>
        </w:rPr>
        <w:t>(IEP):</w:t>
      </w:r>
      <w:r w:rsidRPr="00884D65">
        <w:rPr>
          <w:rFonts w:ascii="Montserrat" w:eastAsia="Montserrat" w:hAnsi="Montserrat" w:cs="Montserrat"/>
          <w:sz w:val="24"/>
          <w:szCs w:val="24"/>
          <w:lang w:val="en-US"/>
        </w:rPr>
        <w:t xml:space="preserve"> 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Yes</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if the student has an IEP to receive special education services. Otherwise, 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No.</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w:t>
      </w:r>
    </w:p>
    <w:p w14:paraId="21041896" w14:textId="19148989" w:rsidR="004915A7" w:rsidRPr="00884D65" w:rsidRDefault="00000000">
      <w:pPr>
        <w:numPr>
          <w:ilvl w:val="0"/>
          <w:numId w:val="5"/>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Section 504 Plan:</w:t>
      </w:r>
      <w:r w:rsidRPr="00884D65">
        <w:rPr>
          <w:rFonts w:ascii="Montserrat" w:eastAsia="Montserrat" w:hAnsi="Montserrat" w:cs="Montserrat"/>
          <w:sz w:val="24"/>
          <w:szCs w:val="24"/>
          <w:lang w:val="en-US"/>
        </w:rPr>
        <w:t xml:space="preserve"> 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Yes</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if the student has a Section 504 Plan. Otherwise, 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No.</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w:t>
      </w:r>
    </w:p>
    <w:p w14:paraId="352FFDB9" w14:textId="77777777" w:rsidR="004915A7" w:rsidRPr="00884D65" w:rsidRDefault="00000000">
      <w:pPr>
        <w:numPr>
          <w:ilvl w:val="0"/>
          <w:numId w:val="5"/>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Date of Check &amp; Connect Entry:</w:t>
      </w:r>
      <w:r w:rsidRPr="00884D65">
        <w:rPr>
          <w:rFonts w:ascii="Montserrat" w:eastAsia="Montserrat" w:hAnsi="Montserrat" w:cs="Montserrat"/>
          <w:sz w:val="24"/>
          <w:szCs w:val="24"/>
          <w:lang w:val="en-US"/>
        </w:rPr>
        <w:t xml:space="preserve"> Enter the date the student began the Check &amp; Connect Mentoring Program in MM/DD/YYYY format. </w:t>
      </w:r>
    </w:p>
    <w:p w14:paraId="0D2563C6" w14:textId="4D430B22" w:rsidR="004915A7" w:rsidRPr="00884D65" w:rsidRDefault="00000000">
      <w:pPr>
        <w:numPr>
          <w:ilvl w:val="0"/>
          <w:numId w:val="5"/>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Youth-</w:t>
      </w:r>
      <w:commentRangeStart w:id="48"/>
      <w:r w:rsidRPr="00884D65">
        <w:rPr>
          <w:rFonts w:ascii="Montserrat" w:eastAsia="Montserrat" w:hAnsi="Montserrat" w:cs="Montserrat"/>
          <w:b/>
          <w:sz w:val="24"/>
          <w:szCs w:val="24"/>
          <w:lang w:val="en-US"/>
        </w:rPr>
        <w:t>in</w:t>
      </w:r>
      <w:commentRangeEnd w:id="48"/>
      <w:r w:rsidR="00D17474">
        <w:rPr>
          <w:rStyle w:val="CommentReference"/>
        </w:rPr>
        <w:commentReference w:id="48"/>
      </w:r>
      <w:r w:rsidRPr="00884D65">
        <w:rPr>
          <w:rFonts w:ascii="Montserrat" w:eastAsia="Montserrat" w:hAnsi="Montserrat" w:cs="Montserrat"/>
          <w:b/>
          <w:sz w:val="24"/>
          <w:szCs w:val="24"/>
          <w:lang w:val="en-US"/>
        </w:rPr>
        <w:t>-Care or Prevention:</w:t>
      </w:r>
      <w:r w:rsidRPr="00884D65">
        <w:rPr>
          <w:rFonts w:ascii="Montserrat" w:eastAsia="Montserrat" w:hAnsi="Montserrat" w:cs="Montserrat"/>
          <w:sz w:val="24"/>
          <w:szCs w:val="24"/>
          <w:lang w:val="en-US"/>
        </w:rPr>
        <w:t xml:space="preserve"> Select whether the student is receiving Check &amp; Connect as a part of Youth-In-Care or Prevention. </w:t>
      </w:r>
    </w:p>
    <w:p w14:paraId="6E7153EE" w14:textId="5951AF70" w:rsidR="004915A7" w:rsidRPr="00884D65" w:rsidRDefault="00000000">
      <w:pPr>
        <w:numPr>
          <w:ilvl w:val="0"/>
          <w:numId w:val="5"/>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Department of Health and Human Services (DHHS) Provider:</w:t>
      </w:r>
      <w:r w:rsidRPr="00884D65">
        <w:rPr>
          <w:rFonts w:ascii="Montserrat" w:eastAsia="Montserrat" w:hAnsi="Montserrat" w:cs="Montserrat"/>
          <w:sz w:val="24"/>
          <w:szCs w:val="24"/>
          <w:lang w:val="en-US"/>
        </w:rPr>
        <w:t xml:space="preserve"> Select 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s DHHS provider from the drop-down. </w:t>
      </w:r>
    </w:p>
    <w:p w14:paraId="0CADC9B9" w14:textId="3BE760C5" w:rsidR="004915A7" w:rsidRPr="00884D65" w:rsidRDefault="00000000">
      <w:pPr>
        <w:numPr>
          <w:ilvl w:val="1"/>
          <w:numId w:val="5"/>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Select </w:t>
      </w:r>
      <w:r w:rsidR="00884D65">
        <w:rPr>
          <w:rFonts w:ascii="Montserrat" w:eastAsia="Montserrat" w:hAnsi="Montserrat" w:cs="Montserrat"/>
          <w:sz w:val="24"/>
          <w:szCs w:val="24"/>
          <w:lang w:val="en-US"/>
        </w:rPr>
        <w:t>“</w:t>
      </w:r>
      <w:commentRangeStart w:id="49"/>
      <w:r w:rsidRPr="00884D65">
        <w:rPr>
          <w:rFonts w:ascii="Montserrat" w:eastAsia="Montserrat" w:hAnsi="Montserrat" w:cs="Montserrat"/>
          <w:sz w:val="24"/>
          <w:szCs w:val="24"/>
          <w:lang w:val="en-US"/>
        </w:rPr>
        <w:t xml:space="preserve">Youth in Care </w:t>
      </w:r>
      <w:commentRangeEnd w:id="49"/>
      <w:r w:rsidR="00D17474">
        <w:rPr>
          <w:rStyle w:val="CommentReference"/>
        </w:rPr>
        <w:commentReference w:id="49"/>
      </w:r>
      <w:r w:rsidRPr="00884D65">
        <w:rPr>
          <w:rFonts w:ascii="Montserrat" w:eastAsia="Montserrat" w:hAnsi="Montserrat" w:cs="Montserrat"/>
          <w:sz w:val="24"/>
          <w:szCs w:val="24"/>
          <w:lang w:val="en-US"/>
        </w:rPr>
        <w:t>(YIC) Receiving Services</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for students who are receiving mentor services but are not in custody of the Division of Child &amp; Family Services (DCFS), the Division of Juvenile Justice &amp; Youth Services (DJJYS), or the Bureau of Indian Affairs (BOIA).</w:t>
      </w:r>
    </w:p>
    <w:p w14:paraId="02208638" w14:textId="679E0F52" w:rsidR="004915A7" w:rsidRPr="00884D65" w:rsidRDefault="00000000">
      <w:pPr>
        <w:numPr>
          <w:ilvl w:val="1"/>
          <w:numId w:val="5"/>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Prevention or Postvention</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for all non-YIC students receiving mentoring services.</w:t>
      </w:r>
    </w:p>
    <w:p w14:paraId="34C9B4D0" w14:textId="5C16B44D" w:rsidR="004915A7" w:rsidRPr="00884D65" w:rsidRDefault="00000000">
      <w:pPr>
        <w:numPr>
          <w:ilvl w:val="0"/>
          <w:numId w:val="5"/>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Service Provider:</w:t>
      </w:r>
      <w:r w:rsidRPr="00884D65">
        <w:rPr>
          <w:rFonts w:ascii="Montserrat" w:eastAsia="Montserrat" w:hAnsi="Montserrat" w:cs="Montserrat"/>
          <w:sz w:val="24"/>
          <w:szCs w:val="24"/>
          <w:lang w:val="en-US"/>
        </w:rPr>
        <w:t xml:space="preserve"> Enter 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s service provider. This information can also be found on the </w:t>
      </w:r>
      <w:commentRangeStart w:id="50"/>
      <w:r w:rsidR="004915A7">
        <w:fldChar w:fldCharType="begin"/>
      </w:r>
      <w:r w:rsidR="004915A7">
        <w:instrText>HYPERLINK "https://www.schools.utah.gov/file/c876c0c8-8024-4ca3-91c7-6f44ca46756e" \h</w:instrText>
      </w:r>
      <w:r w:rsidR="004915A7">
        <w:fldChar w:fldCharType="separate"/>
      </w:r>
      <w:r w:rsidR="004915A7" w:rsidRPr="00884D65">
        <w:rPr>
          <w:rFonts w:ascii="Montserrat" w:eastAsia="Montserrat" w:hAnsi="Montserrat" w:cs="Montserrat"/>
          <w:i/>
          <w:color w:val="053DF5"/>
          <w:sz w:val="24"/>
          <w:szCs w:val="24"/>
          <w:u w:val="single"/>
          <w:lang w:val="en-US"/>
        </w:rPr>
        <w:t>Youth in Care – Student Information Form</w:t>
      </w:r>
      <w:r w:rsidR="004915A7">
        <w:fldChar w:fldCharType="end"/>
      </w:r>
      <w:commentRangeEnd w:id="50"/>
      <w:r w:rsidR="00D17474">
        <w:rPr>
          <w:rStyle w:val="CommentReference"/>
        </w:rPr>
        <w:commentReference w:id="50"/>
      </w:r>
      <w:r w:rsidRPr="00884D65">
        <w:rPr>
          <w:rFonts w:ascii="Montserrat" w:eastAsia="Montserrat" w:hAnsi="Montserrat" w:cs="Montserrat"/>
          <w:i/>
          <w:color w:val="053DF5"/>
          <w:sz w:val="24"/>
          <w:szCs w:val="24"/>
          <w:lang w:val="en-US"/>
        </w:rPr>
        <w:t xml:space="preserve"> </w:t>
      </w:r>
      <w:r w:rsidRPr="00884D65">
        <w:rPr>
          <w:rFonts w:ascii="Montserrat" w:eastAsia="Montserrat" w:hAnsi="Montserrat" w:cs="Montserrat"/>
          <w:sz w:val="24"/>
          <w:szCs w:val="24"/>
          <w:lang w:val="en-US"/>
        </w:rPr>
        <w:t>under</w:t>
      </w:r>
      <w:r w:rsidRPr="00884D65">
        <w:rPr>
          <w:rFonts w:ascii="Montserrat" w:eastAsia="Montserrat" w:hAnsi="Montserrat" w:cs="Montserrat"/>
          <w:i/>
          <w:sz w:val="24"/>
          <w:szCs w:val="24"/>
          <w:lang w:val="en-US"/>
        </w:rPr>
        <w:t xml:space="preserve"> Placement Information</w:t>
      </w:r>
      <w:r w:rsidRPr="00D17474">
        <w:rPr>
          <w:rFonts w:ascii="Montserrat" w:eastAsia="Montserrat" w:hAnsi="Montserrat" w:cs="Montserrat"/>
          <w:iCs/>
          <w:sz w:val="24"/>
          <w:szCs w:val="24"/>
          <w:lang w:val="en-US"/>
          <w:rPrChange w:id="51" w:author="Kaitlin" w:date="2025-08-07T13:03:00Z" w16du:dateUtc="2025-08-07T20:03:00Z">
            <w:rPr>
              <w:rFonts w:ascii="Montserrat" w:eastAsia="Montserrat" w:hAnsi="Montserrat" w:cs="Montserrat"/>
              <w:i/>
              <w:sz w:val="24"/>
              <w:szCs w:val="24"/>
              <w:lang w:val="en-US"/>
            </w:rPr>
          </w:rPrChange>
        </w:rPr>
        <w:t>.</w:t>
      </w:r>
      <w:r w:rsidRPr="00884D65">
        <w:rPr>
          <w:rFonts w:ascii="Montserrat" w:eastAsia="Montserrat" w:hAnsi="Montserrat" w:cs="Montserrat"/>
          <w:i/>
          <w:sz w:val="24"/>
          <w:szCs w:val="24"/>
          <w:lang w:val="en-US"/>
        </w:rPr>
        <w:t xml:space="preserve"> </w:t>
      </w:r>
      <w:r w:rsidRPr="00884D65">
        <w:rPr>
          <w:rFonts w:ascii="Montserrat" w:eastAsia="Montserrat" w:hAnsi="Montserrat" w:cs="Montserrat"/>
          <w:sz w:val="24"/>
          <w:szCs w:val="24"/>
          <w:lang w:val="en-US"/>
        </w:rPr>
        <w:t>More than one provider can be listed in the cell.</w:t>
      </w:r>
    </w:p>
    <w:p w14:paraId="392A5852" w14:textId="77777777" w:rsidR="004915A7" w:rsidRPr="00884D65" w:rsidRDefault="00000000">
      <w:pPr>
        <w:numPr>
          <w:ilvl w:val="1"/>
          <w:numId w:val="5"/>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This will inform mentors of the outside agency or agencies they should collaborate with for each student.</w:t>
      </w:r>
    </w:p>
    <w:p w14:paraId="288B1A95" w14:textId="77777777" w:rsidR="004915A7" w:rsidRPr="00884D65" w:rsidRDefault="004915A7">
      <w:pPr>
        <w:spacing w:line="259" w:lineRule="auto"/>
        <w:rPr>
          <w:rFonts w:ascii="Montserrat" w:eastAsia="Montserrat" w:hAnsi="Montserrat" w:cs="Montserrat"/>
          <w:lang w:val="en-US"/>
        </w:rPr>
      </w:pPr>
    </w:p>
    <w:p w14:paraId="7B8782F8" w14:textId="77777777" w:rsidR="004915A7" w:rsidRPr="00884D65" w:rsidRDefault="00000000">
      <w:pPr>
        <w:spacing w:line="259" w:lineRule="auto"/>
        <w:rPr>
          <w:rFonts w:ascii="Montserrat" w:eastAsia="Montserrat" w:hAnsi="Montserrat" w:cs="Montserrat"/>
          <w:b/>
          <w:color w:val="6C395C"/>
          <w:sz w:val="24"/>
          <w:szCs w:val="24"/>
          <w:lang w:val="en-US"/>
        </w:rPr>
      </w:pPr>
      <w:r w:rsidRPr="00884D65">
        <w:rPr>
          <w:rFonts w:ascii="Montserrat" w:eastAsia="Montserrat" w:hAnsi="Montserrat" w:cs="Montserrat"/>
          <w:b/>
          <w:color w:val="6C395C"/>
          <w:sz w:val="24"/>
          <w:szCs w:val="24"/>
          <w:lang w:val="en-US"/>
        </w:rPr>
        <w:t xml:space="preserve">Fill in the following fields at the end of the academic year or when a student exits from your caseload: </w:t>
      </w:r>
    </w:p>
    <w:p w14:paraId="18B850D1" w14:textId="77777777" w:rsidR="004915A7" w:rsidRPr="00884D65" w:rsidRDefault="004915A7">
      <w:pPr>
        <w:spacing w:line="259" w:lineRule="auto"/>
        <w:rPr>
          <w:rFonts w:ascii="Montserrat" w:eastAsia="Montserrat" w:hAnsi="Montserrat" w:cs="Montserrat"/>
          <w:b/>
          <w:color w:val="6C395C"/>
          <w:sz w:val="24"/>
          <w:szCs w:val="24"/>
          <w:lang w:val="en-US"/>
        </w:rPr>
      </w:pPr>
    </w:p>
    <w:p w14:paraId="72012AFA" w14:textId="77777777" w:rsidR="004915A7" w:rsidRPr="00884D65" w:rsidRDefault="00000000">
      <w:pPr>
        <w:numPr>
          <w:ilvl w:val="0"/>
          <w:numId w:val="7"/>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Date of Check &amp; Connect Exit:</w:t>
      </w:r>
      <w:r w:rsidRPr="00884D65">
        <w:rPr>
          <w:rFonts w:ascii="Montserrat" w:eastAsia="Montserrat" w:hAnsi="Montserrat" w:cs="Montserrat"/>
          <w:sz w:val="24"/>
          <w:szCs w:val="24"/>
          <w:lang w:val="en-US"/>
        </w:rPr>
        <w:t xml:space="preserve"> Enter the date the student exited the Check &amp; Connect Mentoring Program in MM/DD/YYYY format.</w:t>
      </w:r>
    </w:p>
    <w:p w14:paraId="31DABCD8" w14:textId="77777777" w:rsidR="004915A7" w:rsidRPr="00884D65" w:rsidRDefault="00000000">
      <w:pPr>
        <w:numPr>
          <w:ilvl w:val="0"/>
          <w:numId w:val="7"/>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Reason for Check &amp; Connect Exit:</w:t>
      </w:r>
      <w:r w:rsidRPr="00884D65">
        <w:rPr>
          <w:rFonts w:ascii="Montserrat" w:eastAsia="Montserrat" w:hAnsi="Montserrat" w:cs="Montserrat"/>
          <w:sz w:val="24"/>
          <w:szCs w:val="24"/>
          <w:lang w:val="en-US"/>
        </w:rPr>
        <w:t xml:space="preserve"> Select an exit reason from the drop-down. </w:t>
      </w:r>
    </w:p>
    <w:p w14:paraId="2F8B8668" w14:textId="47B3FA8A" w:rsidR="004915A7" w:rsidRPr="00884D65" w:rsidRDefault="00000000">
      <w:pPr>
        <w:numPr>
          <w:ilvl w:val="1"/>
          <w:numId w:val="7"/>
        </w:num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If none of the listed exit reasons apply, please contact </w:t>
      </w:r>
      <w:hyperlink r:id="rId12">
        <w:r w:rsidR="004915A7" w:rsidRPr="00884D65">
          <w:rPr>
            <w:rFonts w:ascii="Montserrat" w:eastAsia="Montserrat" w:hAnsi="Montserrat" w:cs="Montserrat"/>
            <w:color w:val="053DF5"/>
            <w:sz w:val="24"/>
            <w:szCs w:val="24"/>
            <w:u w:val="single"/>
            <w:lang w:val="en-US"/>
          </w:rPr>
          <w:t>Amanda Charlesworth</w:t>
        </w:r>
      </w:hyperlink>
      <w:r w:rsidRPr="00884D65">
        <w:rPr>
          <w:rFonts w:ascii="Montserrat" w:eastAsia="Montserrat" w:hAnsi="Montserrat" w:cs="Montserrat"/>
          <w:sz w:val="24"/>
          <w:szCs w:val="24"/>
          <w:lang w:val="en-US"/>
        </w:rPr>
        <w:t xml:space="preserve">, USBE YIC Check &amp; Connect Program Specialist. </w:t>
      </w:r>
    </w:p>
    <w:p w14:paraId="16B018C1" w14:textId="479B94D3" w:rsidR="004915A7" w:rsidRPr="00884D65" w:rsidRDefault="00000000">
      <w:pPr>
        <w:pStyle w:val="Heading2"/>
        <w:spacing w:line="259" w:lineRule="auto"/>
        <w:rPr>
          <w:rFonts w:ascii="Montserrat" w:eastAsia="Montserrat" w:hAnsi="Montserrat" w:cs="Montserrat"/>
          <w:b/>
          <w:sz w:val="28"/>
          <w:szCs w:val="28"/>
          <w:lang w:val="en-US"/>
        </w:rPr>
      </w:pPr>
      <w:bookmarkStart w:id="52" w:name="_kjk4drexkfy8" w:colFirst="0" w:colLast="0"/>
      <w:bookmarkEnd w:id="52"/>
      <w:r w:rsidRPr="00884D65">
        <w:rPr>
          <w:rFonts w:ascii="Montserrat" w:eastAsia="Montserrat" w:hAnsi="Montserrat" w:cs="Montserrat"/>
          <w:b/>
          <w:sz w:val="28"/>
          <w:szCs w:val="28"/>
          <w:lang w:val="en-US"/>
        </w:rPr>
        <w:t xml:space="preserve">Filling </w:t>
      </w:r>
      <w:ins w:id="53" w:author="Kaitlin" w:date="2025-08-07T13:03:00Z" w16du:dateUtc="2025-08-07T20:03:00Z">
        <w:r w:rsidR="00BA4B34">
          <w:rPr>
            <w:rFonts w:ascii="Montserrat" w:eastAsia="Montserrat" w:hAnsi="Montserrat" w:cs="Montserrat"/>
            <w:b/>
            <w:sz w:val="28"/>
            <w:szCs w:val="28"/>
            <w:lang w:val="en-US"/>
          </w:rPr>
          <w:t>O</w:t>
        </w:r>
      </w:ins>
      <w:del w:id="54" w:author="Kaitlin" w:date="2025-08-07T13:03:00Z" w16du:dateUtc="2025-08-07T20:03:00Z">
        <w:r w:rsidRPr="00884D65" w:rsidDel="00BA4B34">
          <w:rPr>
            <w:rFonts w:ascii="Montserrat" w:eastAsia="Montserrat" w:hAnsi="Montserrat" w:cs="Montserrat"/>
            <w:b/>
            <w:sz w:val="28"/>
            <w:szCs w:val="28"/>
            <w:lang w:val="en-US"/>
          </w:rPr>
          <w:delText>o</w:delText>
        </w:r>
      </w:del>
      <w:r w:rsidRPr="00884D65">
        <w:rPr>
          <w:rFonts w:ascii="Montserrat" w:eastAsia="Montserrat" w:hAnsi="Montserrat" w:cs="Montserrat"/>
          <w:b/>
          <w:sz w:val="28"/>
          <w:szCs w:val="28"/>
          <w:lang w:val="en-US"/>
        </w:rPr>
        <w:t>ut the Reporting Period Tabs</w:t>
      </w:r>
    </w:p>
    <w:p w14:paraId="7CB256D6" w14:textId="77777777" w:rsidR="004915A7" w:rsidRPr="00884D65" w:rsidRDefault="00000000">
      <w:pPr>
        <w:spacing w:line="259" w:lineRule="auto"/>
        <w:rPr>
          <w:rFonts w:ascii="Montserrat" w:eastAsia="Montserrat" w:hAnsi="Montserrat" w:cs="Montserrat"/>
          <w:b/>
          <w:color w:val="6C395C"/>
          <w:sz w:val="28"/>
          <w:szCs w:val="28"/>
          <w:lang w:val="en-US"/>
        </w:rPr>
      </w:pPr>
      <w:r w:rsidRPr="00884D65">
        <w:rPr>
          <w:rFonts w:ascii="Montserrat" w:eastAsia="Montserrat" w:hAnsi="Montserrat" w:cs="Montserrat"/>
          <w:b/>
          <w:color w:val="6C395C"/>
          <w:sz w:val="28"/>
          <w:szCs w:val="28"/>
          <w:lang w:val="en-US"/>
        </w:rPr>
        <w:t>START of Reporting Period Data Entry</w:t>
      </w:r>
    </w:p>
    <w:p w14:paraId="60BA4ED2" w14:textId="77777777" w:rsidR="004915A7" w:rsidRPr="00884D65" w:rsidRDefault="004915A7">
      <w:pPr>
        <w:spacing w:line="259" w:lineRule="auto"/>
        <w:rPr>
          <w:rFonts w:ascii="Montserrat" w:eastAsia="Montserrat" w:hAnsi="Montserrat" w:cs="Montserrat"/>
          <w:b/>
          <w:color w:val="6C395C"/>
          <w:sz w:val="28"/>
          <w:szCs w:val="28"/>
          <w:lang w:val="en-US"/>
        </w:rPr>
      </w:pPr>
    </w:p>
    <w:p w14:paraId="666EAA86" w14:textId="77777777" w:rsidR="004915A7" w:rsidRPr="00884D65" w:rsidRDefault="00000000">
      <w:pPr>
        <w:spacing w:line="259" w:lineRule="auto"/>
        <w:rPr>
          <w:rFonts w:ascii="Montserrat" w:eastAsia="Montserrat" w:hAnsi="Montserrat" w:cs="Montserrat"/>
          <w:b/>
          <w:color w:val="6C395C"/>
          <w:sz w:val="28"/>
          <w:szCs w:val="28"/>
          <w:lang w:val="en-US"/>
        </w:rPr>
      </w:pPr>
      <w:r w:rsidRPr="00884D65">
        <w:rPr>
          <w:rFonts w:ascii="Montserrat" w:eastAsia="Montserrat" w:hAnsi="Montserrat" w:cs="Montserrat"/>
          <w:b/>
          <w:noProof/>
          <w:color w:val="6C395C"/>
          <w:sz w:val="28"/>
          <w:szCs w:val="28"/>
          <w:lang w:val="en-US"/>
        </w:rPr>
        <w:drawing>
          <wp:inline distT="114300" distB="114300" distL="114300" distR="114300" wp14:anchorId="020F4768" wp14:editId="1F3323D8">
            <wp:extent cx="6429447" cy="1184914"/>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6429447" cy="1184914"/>
                    </a:xfrm>
                    <a:prstGeom prst="rect">
                      <a:avLst/>
                    </a:prstGeom>
                    <a:ln/>
                  </pic:spPr>
                </pic:pic>
              </a:graphicData>
            </a:graphic>
          </wp:inline>
        </w:drawing>
      </w:r>
    </w:p>
    <w:p w14:paraId="3E90C786" w14:textId="77777777" w:rsidR="004915A7" w:rsidRPr="00884D65" w:rsidRDefault="004915A7">
      <w:pPr>
        <w:spacing w:line="259" w:lineRule="auto"/>
        <w:rPr>
          <w:rFonts w:ascii="Montserrat" w:eastAsia="Montserrat" w:hAnsi="Montserrat" w:cs="Montserrat"/>
          <w:b/>
          <w:color w:val="6C395C"/>
          <w:sz w:val="24"/>
          <w:szCs w:val="24"/>
          <w:lang w:val="en-US"/>
        </w:rPr>
      </w:pPr>
    </w:p>
    <w:p w14:paraId="53432849" w14:textId="77777777" w:rsidR="004915A7" w:rsidRPr="00884D65" w:rsidRDefault="00000000">
      <w:pPr>
        <w:spacing w:line="259" w:lineRule="auto"/>
        <w:rPr>
          <w:rFonts w:ascii="Montserrat" w:eastAsia="Montserrat" w:hAnsi="Montserrat" w:cs="Montserrat"/>
          <w:b/>
          <w:color w:val="6C395C"/>
          <w:sz w:val="24"/>
          <w:szCs w:val="24"/>
          <w:lang w:val="en-US"/>
        </w:rPr>
      </w:pPr>
      <w:r w:rsidRPr="00884D65">
        <w:rPr>
          <w:rFonts w:ascii="Montserrat" w:eastAsia="Montserrat" w:hAnsi="Montserrat" w:cs="Montserrat"/>
          <w:b/>
          <w:color w:val="6C395C"/>
          <w:sz w:val="24"/>
          <w:szCs w:val="24"/>
          <w:lang w:val="en-US"/>
        </w:rPr>
        <w:t>Fill in the following fields at the start of each reporting period:</w:t>
      </w:r>
    </w:p>
    <w:p w14:paraId="526D52BB" w14:textId="77777777" w:rsidR="004915A7" w:rsidRPr="00884D65" w:rsidRDefault="004915A7">
      <w:pPr>
        <w:spacing w:line="259" w:lineRule="auto"/>
        <w:rPr>
          <w:rFonts w:ascii="Montserrat" w:eastAsia="Montserrat" w:hAnsi="Montserrat" w:cs="Montserrat"/>
          <w:sz w:val="24"/>
          <w:szCs w:val="24"/>
          <w:lang w:val="en-US"/>
        </w:rPr>
      </w:pPr>
    </w:p>
    <w:p w14:paraId="470BC472" w14:textId="77777777" w:rsidR="004915A7" w:rsidRPr="00884D65" w:rsidRDefault="00000000">
      <w:pPr>
        <w:numPr>
          <w:ilvl w:val="0"/>
          <w:numId w:val="21"/>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Reporting Period 1 begins on the first day of the academic year. </w:t>
      </w:r>
    </w:p>
    <w:p w14:paraId="297C3490" w14:textId="77777777" w:rsidR="004915A7" w:rsidRPr="00884D65" w:rsidRDefault="00000000">
      <w:pPr>
        <w:numPr>
          <w:ilvl w:val="0"/>
          <w:numId w:val="21"/>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Reporting Period 2 begins on November 1</w:t>
      </w:r>
      <w:del w:id="55" w:author="Kaitlin" w:date="2025-08-07T13:04:00Z" w16du:dateUtc="2025-08-07T20:04:00Z">
        <w:r w:rsidRPr="00884D65" w:rsidDel="00BA4B34">
          <w:rPr>
            <w:rFonts w:ascii="Montserrat" w:eastAsia="Montserrat" w:hAnsi="Montserrat" w:cs="Montserrat"/>
            <w:sz w:val="24"/>
            <w:szCs w:val="24"/>
            <w:lang w:val="en-US"/>
          </w:rPr>
          <w:delText>st</w:delText>
        </w:r>
      </w:del>
      <w:r w:rsidRPr="00884D65">
        <w:rPr>
          <w:rFonts w:ascii="Montserrat" w:eastAsia="Montserrat" w:hAnsi="Montserrat" w:cs="Montserrat"/>
          <w:sz w:val="24"/>
          <w:szCs w:val="24"/>
          <w:lang w:val="en-US"/>
        </w:rPr>
        <w:t xml:space="preserve">. </w:t>
      </w:r>
    </w:p>
    <w:p w14:paraId="1CF9486A" w14:textId="77777777" w:rsidR="004915A7" w:rsidRPr="00884D65" w:rsidRDefault="00000000">
      <w:pPr>
        <w:numPr>
          <w:ilvl w:val="0"/>
          <w:numId w:val="21"/>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Reporting Period 3 begins on February 1</w:t>
      </w:r>
      <w:del w:id="56" w:author="Kaitlin" w:date="2025-08-07T13:04:00Z" w16du:dateUtc="2025-08-07T20:04:00Z">
        <w:r w:rsidRPr="00884D65" w:rsidDel="00BA4B34">
          <w:rPr>
            <w:rFonts w:ascii="Montserrat" w:eastAsia="Montserrat" w:hAnsi="Montserrat" w:cs="Montserrat"/>
            <w:sz w:val="24"/>
            <w:szCs w:val="24"/>
            <w:lang w:val="en-US"/>
          </w:rPr>
          <w:delText>st</w:delText>
        </w:r>
      </w:del>
      <w:r w:rsidRPr="00884D65">
        <w:rPr>
          <w:rFonts w:ascii="Montserrat" w:eastAsia="Montserrat" w:hAnsi="Montserrat" w:cs="Montserrat"/>
          <w:sz w:val="24"/>
          <w:szCs w:val="24"/>
          <w:lang w:val="en-US"/>
        </w:rPr>
        <w:t xml:space="preserve">. </w:t>
      </w:r>
    </w:p>
    <w:p w14:paraId="225BC4A8" w14:textId="77777777" w:rsidR="004915A7" w:rsidRPr="00884D65" w:rsidRDefault="004915A7">
      <w:pPr>
        <w:spacing w:line="259" w:lineRule="auto"/>
        <w:rPr>
          <w:rFonts w:ascii="Montserrat" w:eastAsia="Montserrat" w:hAnsi="Montserrat" w:cs="Montserrat"/>
          <w:sz w:val="24"/>
          <w:szCs w:val="24"/>
          <w:lang w:val="en-US"/>
        </w:rPr>
      </w:pPr>
    </w:p>
    <w:p w14:paraId="359412B6" w14:textId="6F1240FD" w:rsidR="004915A7" w:rsidRPr="00884D65" w:rsidRDefault="00000000">
      <w:pPr>
        <w:spacing w:line="259" w:lineRule="auto"/>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t>Note: The following fields are specific to a student</w:t>
      </w:r>
      <w:r w:rsidR="00884D65">
        <w:rPr>
          <w:rFonts w:ascii="Montserrat" w:eastAsia="Montserrat" w:hAnsi="Montserrat" w:cs="Montserrat"/>
          <w:b/>
          <w:sz w:val="24"/>
          <w:szCs w:val="24"/>
          <w:lang w:val="en-US"/>
        </w:rPr>
        <w:t>’</w:t>
      </w:r>
      <w:r w:rsidRPr="00884D65">
        <w:rPr>
          <w:rFonts w:ascii="Montserrat" w:eastAsia="Montserrat" w:hAnsi="Montserrat" w:cs="Montserrat"/>
          <w:b/>
          <w:sz w:val="24"/>
          <w:szCs w:val="24"/>
          <w:lang w:val="en-US"/>
        </w:rPr>
        <w:t>s grade level. Be sure to follow the guidance provided below.</w:t>
      </w:r>
    </w:p>
    <w:p w14:paraId="0C9E9401" w14:textId="77777777" w:rsidR="004915A7" w:rsidRPr="00884D65" w:rsidRDefault="004915A7">
      <w:pPr>
        <w:spacing w:line="259" w:lineRule="auto"/>
        <w:rPr>
          <w:rFonts w:ascii="Montserrat" w:eastAsia="Montserrat" w:hAnsi="Montserrat" w:cs="Montserrat"/>
          <w:sz w:val="24"/>
          <w:szCs w:val="24"/>
          <w:lang w:val="en-US"/>
        </w:rPr>
      </w:pPr>
    </w:p>
    <w:p w14:paraId="3AA0B392" w14:textId="70C8A833" w:rsidR="004915A7" w:rsidRPr="00884D65" w:rsidRDefault="00000000">
      <w:pPr>
        <w:numPr>
          <w:ilvl w:val="0"/>
          <w:numId w:val="23"/>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Cumulative GPA at the Start of the Reporting Period:</w:t>
      </w:r>
      <w:r w:rsidRPr="00884D65">
        <w:rPr>
          <w:rFonts w:ascii="Montserrat" w:eastAsia="Montserrat" w:hAnsi="Montserrat" w:cs="Montserrat"/>
          <w:sz w:val="24"/>
          <w:szCs w:val="24"/>
          <w:lang w:val="en-US"/>
        </w:rPr>
        <w:t xml:space="preserve"> For middle and high school students, enter 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s cumulative GPA at the start of the reporting period, rounded to two decimal places (</w:t>
      </w:r>
      <w:ins w:id="57" w:author="Kaitlin" w:date="2025-08-07T13:04:00Z" w16du:dateUtc="2025-08-07T20:04:00Z">
        <w:r w:rsidR="00CA4244">
          <w:rPr>
            <w:rFonts w:ascii="Montserrat" w:eastAsia="Montserrat" w:hAnsi="Montserrat" w:cs="Montserrat"/>
            <w:sz w:val="24"/>
            <w:szCs w:val="24"/>
            <w:lang w:val="en-US"/>
          </w:rPr>
          <w:t>f</w:t>
        </w:r>
      </w:ins>
      <w:del w:id="58" w:author="Kaitlin" w:date="2025-08-07T13:04:00Z" w16du:dateUtc="2025-08-07T20:04:00Z">
        <w:r w:rsidRPr="00884D65" w:rsidDel="00CA4244">
          <w:rPr>
            <w:rFonts w:ascii="Montserrat" w:eastAsia="Montserrat" w:hAnsi="Montserrat" w:cs="Montserrat"/>
            <w:sz w:val="24"/>
            <w:szCs w:val="24"/>
            <w:lang w:val="en-US"/>
          </w:rPr>
          <w:delText>F</w:delText>
        </w:r>
      </w:del>
      <w:r w:rsidRPr="00884D65">
        <w:rPr>
          <w:rFonts w:ascii="Montserrat" w:eastAsia="Montserrat" w:hAnsi="Montserrat" w:cs="Montserrat"/>
          <w:sz w:val="24"/>
          <w:szCs w:val="24"/>
          <w:lang w:val="en-US"/>
        </w:rPr>
        <w:t>or example: 3.10</w:t>
      </w:r>
      <w:ins w:id="59" w:author="Kaitlin" w:date="2025-08-07T13:04:00Z" w16du:dateUtc="2025-08-07T20:04:00Z">
        <w:r w:rsidR="00CA4244">
          <w:rPr>
            <w:rFonts w:ascii="Montserrat" w:eastAsia="Montserrat" w:hAnsi="Montserrat" w:cs="Montserrat"/>
            <w:sz w:val="24"/>
            <w:szCs w:val="24"/>
            <w:lang w:val="en-US"/>
          </w:rPr>
          <w:t>,</w:t>
        </w:r>
      </w:ins>
      <w:r w:rsidRPr="00884D65">
        <w:rPr>
          <w:rFonts w:ascii="Montserrat" w:eastAsia="Montserrat" w:hAnsi="Montserrat" w:cs="Montserrat"/>
          <w:sz w:val="24"/>
          <w:szCs w:val="24"/>
          <w:lang w:val="en-US"/>
        </w:rPr>
        <w:t xml:space="preserve"> NOT 3.1)</w:t>
      </w:r>
      <w:ins w:id="60" w:author="Kaitlin" w:date="2025-08-07T13:04:00Z" w16du:dateUtc="2025-08-07T20:04:00Z">
        <w:r w:rsidR="00CA4244">
          <w:rPr>
            <w:rFonts w:ascii="Montserrat" w:eastAsia="Montserrat" w:hAnsi="Montserrat" w:cs="Montserrat"/>
            <w:sz w:val="24"/>
            <w:szCs w:val="24"/>
            <w:lang w:val="en-US"/>
          </w:rPr>
          <w:t>.</w:t>
        </w:r>
      </w:ins>
    </w:p>
    <w:p w14:paraId="4215AD46" w14:textId="79B013AD" w:rsidR="004915A7" w:rsidRPr="00884D65" w:rsidRDefault="00000000">
      <w:pPr>
        <w:numPr>
          <w:ilvl w:val="1"/>
          <w:numId w:val="23"/>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For elementary or middle school students attending a school where GPA is not collected, enter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Not Applicable.</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w:t>
      </w:r>
    </w:p>
    <w:p w14:paraId="54A529F9" w14:textId="6243335D" w:rsidR="004915A7" w:rsidRPr="00884D65" w:rsidRDefault="00000000">
      <w:pPr>
        <w:numPr>
          <w:ilvl w:val="0"/>
          <w:numId w:val="23"/>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lastRenderedPageBreak/>
        <w:t>Number of Credits at the Start of the Reporting Period:</w:t>
      </w:r>
      <w:r w:rsidRPr="00884D65">
        <w:rPr>
          <w:rFonts w:ascii="Montserrat" w:eastAsia="Montserrat" w:hAnsi="Montserrat" w:cs="Montserrat"/>
          <w:sz w:val="24"/>
          <w:szCs w:val="24"/>
          <w:lang w:val="en-US"/>
        </w:rPr>
        <w:t xml:space="preserve"> For high school students, enter the total number of credits the student has earned to date, rounded to one decimal place (for example</w:t>
      </w:r>
      <w:ins w:id="61" w:author="Kaitlin" w:date="2025-08-07T13:04:00Z" w16du:dateUtc="2025-08-07T20:04:00Z">
        <w:r w:rsidR="00CA4244">
          <w:rPr>
            <w:rFonts w:ascii="Montserrat" w:eastAsia="Montserrat" w:hAnsi="Montserrat" w:cs="Montserrat"/>
            <w:sz w:val="24"/>
            <w:szCs w:val="24"/>
            <w:lang w:val="en-US"/>
          </w:rPr>
          <w:t>:</w:t>
        </w:r>
      </w:ins>
      <w:del w:id="62" w:author="Kaitlin" w:date="2025-08-07T13:04:00Z" w16du:dateUtc="2025-08-07T20:04:00Z">
        <w:r w:rsidRPr="00884D65" w:rsidDel="00CA4244">
          <w:rPr>
            <w:rFonts w:ascii="Montserrat" w:eastAsia="Montserrat" w:hAnsi="Montserrat" w:cs="Montserrat"/>
            <w:sz w:val="24"/>
            <w:szCs w:val="24"/>
            <w:lang w:val="en-US"/>
          </w:rPr>
          <w:delText>,</w:delText>
        </w:r>
      </w:del>
      <w:r w:rsidRPr="00884D65">
        <w:rPr>
          <w:rFonts w:ascii="Montserrat" w:eastAsia="Montserrat" w:hAnsi="Montserrat" w:cs="Montserrat"/>
          <w:sz w:val="24"/>
          <w:szCs w:val="24"/>
          <w:lang w:val="en-US"/>
        </w:rPr>
        <w:t xml:space="preserve"> 3.6, NOT 4). </w:t>
      </w:r>
    </w:p>
    <w:p w14:paraId="5F48239A" w14:textId="74BA28DE" w:rsidR="004915A7" w:rsidRPr="00884D65" w:rsidRDefault="00000000">
      <w:pPr>
        <w:numPr>
          <w:ilvl w:val="1"/>
          <w:numId w:val="23"/>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For elementary and middle school students, enter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Not Applicable.</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w:t>
      </w:r>
    </w:p>
    <w:p w14:paraId="6D8AA53B" w14:textId="77777777" w:rsidR="004915A7" w:rsidRPr="00884D65" w:rsidRDefault="004915A7">
      <w:pPr>
        <w:spacing w:line="259" w:lineRule="auto"/>
        <w:rPr>
          <w:rFonts w:ascii="Montserrat" w:eastAsia="Montserrat" w:hAnsi="Montserrat" w:cs="Montserrat"/>
          <w:sz w:val="24"/>
          <w:szCs w:val="24"/>
          <w:lang w:val="en-US"/>
        </w:rPr>
      </w:pPr>
    </w:p>
    <w:p w14:paraId="7AF1C3EA" w14:textId="77777777" w:rsidR="004915A7" w:rsidRPr="00884D65" w:rsidRDefault="00000000">
      <w:pPr>
        <w:spacing w:line="259" w:lineRule="auto"/>
        <w:rPr>
          <w:rFonts w:ascii="Montserrat" w:eastAsia="Montserrat" w:hAnsi="Montserrat" w:cs="Montserrat"/>
          <w:b/>
          <w:color w:val="6C395C"/>
          <w:sz w:val="28"/>
          <w:szCs w:val="28"/>
          <w:lang w:val="en-US"/>
        </w:rPr>
      </w:pPr>
      <w:r w:rsidRPr="00884D65">
        <w:rPr>
          <w:rFonts w:ascii="Montserrat" w:eastAsia="Montserrat" w:hAnsi="Montserrat" w:cs="Montserrat"/>
          <w:b/>
          <w:color w:val="6C395C"/>
          <w:sz w:val="28"/>
          <w:szCs w:val="28"/>
          <w:lang w:val="en-US"/>
        </w:rPr>
        <w:t>Weekly Data Entry</w:t>
      </w:r>
    </w:p>
    <w:p w14:paraId="27F5CF09" w14:textId="77777777" w:rsidR="004915A7" w:rsidRPr="00884D65" w:rsidRDefault="004915A7">
      <w:pPr>
        <w:spacing w:line="259" w:lineRule="auto"/>
        <w:rPr>
          <w:rFonts w:ascii="Montserrat" w:eastAsia="Montserrat" w:hAnsi="Montserrat" w:cs="Montserrat"/>
          <w:b/>
          <w:color w:val="6C395C"/>
          <w:sz w:val="28"/>
          <w:szCs w:val="28"/>
          <w:lang w:val="en-US"/>
        </w:rPr>
      </w:pPr>
    </w:p>
    <w:p w14:paraId="1C145CD2" w14:textId="77777777" w:rsidR="004915A7" w:rsidRPr="00884D65" w:rsidRDefault="00000000">
      <w:pPr>
        <w:spacing w:line="259" w:lineRule="auto"/>
        <w:rPr>
          <w:rFonts w:ascii="Montserrat" w:eastAsia="Montserrat" w:hAnsi="Montserrat" w:cs="Montserrat"/>
          <w:b/>
          <w:color w:val="6C395C"/>
          <w:sz w:val="28"/>
          <w:szCs w:val="28"/>
          <w:lang w:val="en-US"/>
        </w:rPr>
      </w:pPr>
      <w:r w:rsidRPr="00884D65">
        <w:rPr>
          <w:rFonts w:ascii="Montserrat" w:eastAsia="Montserrat" w:hAnsi="Montserrat" w:cs="Montserrat"/>
          <w:b/>
          <w:noProof/>
          <w:color w:val="6C395C"/>
          <w:sz w:val="28"/>
          <w:szCs w:val="28"/>
          <w:lang w:val="en-US"/>
        </w:rPr>
        <w:drawing>
          <wp:inline distT="114300" distB="114300" distL="114300" distR="114300" wp14:anchorId="07F2DEC1" wp14:editId="0B584EF5">
            <wp:extent cx="5943600" cy="11303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1130300"/>
                    </a:xfrm>
                    <a:prstGeom prst="rect">
                      <a:avLst/>
                    </a:prstGeom>
                    <a:ln/>
                  </pic:spPr>
                </pic:pic>
              </a:graphicData>
            </a:graphic>
          </wp:inline>
        </w:drawing>
      </w:r>
    </w:p>
    <w:p w14:paraId="5439A1E1" w14:textId="77777777" w:rsidR="004915A7" w:rsidRPr="00884D65" w:rsidRDefault="004915A7">
      <w:pPr>
        <w:spacing w:line="259" w:lineRule="auto"/>
        <w:rPr>
          <w:rFonts w:ascii="Montserrat" w:eastAsia="Montserrat" w:hAnsi="Montserrat" w:cs="Montserrat"/>
          <w:b/>
          <w:color w:val="6C395C"/>
          <w:sz w:val="24"/>
          <w:szCs w:val="24"/>
          <w:lang w:val="en-US"/>
        </w:rPr>
      </w:pPr>
    </w:p>
    <w:p w14:paraId="42041A6B" w14:textId="77777777" w:rsidR="004915A7" w:rsidRPr="00884D65" w:rsidRDefault="00000000">
      <w:pPr>
        <w:spacing w:line="259" w:lineRule="auto"/>
        <w:rPr>
          <w:rFonts w:ascii="Montserrat" w:eastAsia="Montserrat" w:hAnsi="Montserrat" w:cs="Montserrat"/>
          <w:b/>
          <w:sz w:val="24"/>
          <w:szCs w:val="24"/>
          <w:lang w:val="en-US"/>
        </w:rPr>
      </w:pPr>
      <w:r w:rsidRPr="00884D65">
        <w:rPr>
          <w:rFonts w:ascii="Montserrat" w:eastAsia="Montserrat" w:hAnsi="Montserrat" w:cs="Montserrat"/>
          <w:b/>
          <w:color w:val="6C395C"/>
          <w:sz w:val="24"/>
          <w:szCs w:val="24"/>
          <w:lang w:val="en-US"/>
        </w:rPr>
        <w:t xml:space="preserve">Fill in the following fields weekly: </w:t>
      </w:r>
    </w:p>
    <w:p w14:paraId="32764101" w14:textId="77777777" w:rsidR="004915A7" w:rsidRPr="00884D65" w:rsidRDefault="004915A7">
      <w:pPr>
        <w:spacing w:line="259" w:lineRule="auto"/>
        <w:rPr>
          <w:rFonts w:ascii="Montserrat" w:eastAsia="Montserrat" w:hAnsi="Montserrat" w:cs="Montserrat"/>
          <w:sz w:val="24"/>
          <w:szCs w:val="24"/>
          <w:lang w:val="en-US"/>
        </w:rPr>
      </w:pPr>
    </w:p>
    <w:p w14:paraId="7DA89DCC" w14:textId="77777777" w:rsidR="004915A7" w:rsidRPr="00884D65" w:rsidRDefault="00000000">
      <w:pPr>
        <w:spacing w:line="259" w:lineRule="auto"/>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t>Meetings</w:t>
      </w:r>
    </w:p>
    <w:p w14:paraId="48BAA487" w14:textId="77777777" w:rsidR="004915A7" w:rsidRPr="00884D65" w:rsidRDefault="00000000">
      <w:pPr>
        <w:numPr>
          <w:ilvl w:val="0"/>
          <w:numId w:val="11"/>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 xml:space="preserve">Date: </w:t>
      </w:r>
      <w:r w:rsidRPr="00884D65">
        <w:rPr>
          <w:rFonts w:ascii="Montserrat" w:eastAsia="Montserrat" w:hAnsi="Montserrat" w:cs="Montserrat"/>
          <w:sz w:val="24"/>
          <w:szCs w:val="24"/>
          <w:lang w:val="en-US"/>
        </w:rPr>
        <w:t xml:space="preserve">Enter the date you met with the student in MM/DD/YYYY format. If you did not meet with the student, enter the date you are completing the weekly data. </w:t>
      </w:r>
    </w:p>
    <w:p w14:paraId="3B46ADFA" w14:textId="32B6A351" w:rsidR="004915A7" w:rsidRPr="00884D65" w:rsidRDefault="00000000">
      <w:pPr>
        <w:numPr>
          <w:ilvl w:val="0"/>
          <w:numId w:val="11"/>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Did you meet with the student this week?</w:t>
      </w:r>
      <w:r w:rsidRPr="00884D65">
        <w:rPr>
          <w:rFonts w:ascii="Montserrat" w:eastAsia="Montserrat" w:hAnsi="Montserrat" w:cs="Montserrat"/>
          <w:sz w:val="24"/>
          <w:szCs w:val="24"/>
          <w:lang w:val="en-US"/>
        </w:rPr>
        <w:t xml:space="preserve"> 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Yes</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if you met with the student that week. Otherwise, 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No.</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w:t>
      </w:r>
    </w:p>
    <w:p w14:paraId="218D2EFB" w14:textId="41ADB6B1" w:rsidR="004915A7" w:rsidRPr="00884D65" w:rsidRDefault="00000000">
      <w:pPr>
        <w:numPr>
          <w:ilvl w:val="1"/>
          <w:numId w:val="11"/>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If no, please select </w:t>
      </w:r>
      <w:del w:id="63" w:author="Super Copy Editors" w:date="2025-08-08T12:44:00Z" w16du:dateUtc="2025-08-08T16:44:00Z">
        <w:r w:rsidRPr="00884D65" w:rsidDel="00A553C0">
          <w:rPr>
            <w:rFonts w:ascii="Montserrat" w:eastAsia="Montserrat" w:hAnsi="Montserrat" w:cs="Montserrat"/>
            <w:sz w:val="24"/>
            <w:szCs w:val="24"/>
            <w:lang w:val="en-US"/>
          </w:rPr>
          <w:delText xml:space="preserve">a </w:delText>
        </w:r>
      </w:del>
      <w:ins w:id="64" w:author="Super Copy Editors" w:date="2025-08-08T12:44:00Z" w16du:dateUtc="2025-08-08T16:44:00Z">
        <w:r w:rsidR="00A553C0">
          <w:rPr>
            <w:rFonts w:ascii="Montserrat" w:eastAsia="Montserrat" w:hAnsi="Montserrat" w:cs="Montserrat"/>
            <w:sz w:val="24"/>
            <w:szCs w:val="24"/>
            <w:lang w:val="en-US"/>
          </w:rPr>
          <w:t>the</w:t>
        </w:r>
        <w:r w:rsidR="00A553C0" w:rsidRPr="00884D65">
          <w:rPr>
            <w:rFonts w:ascii="Montserrat" w:eastAsia="Montserrat" w:hAnsi="Montserrat" w:cs="Montserrat"/>
            <w:sz w:val="24"/>
            <w:szCs w:val="24"/>
            <w:lang w:val="en-US"/>
          </w:rPr>
          <w:t xml:space="preserve"> </w:t>
        </w:r>
      </w:ins>
      <w:r w:rsidRPr="00884D65">
        <w:rPr>
          <w:rFonts w:ascii="Montserrat" w:eastAsia="Montserrat" w:hAnsi="Montserrat" w:cs="Montserrat"/>
          <w:sz w:val="24"/>
          <w:szCs w:val="24"/>
          <w:lang w:val="en-US"/>
        </w:rPr>
        <w:t xml:space="preserve">reason </w:t>
      </w:r>
      <w:del w:id="65" w:author="Super Copy Editors" w:date="2025-08-08T12:44:00Z" w16du:dateUtc="2025-08-08T16:44:00Z">
        <w:r w:rsidRPr="00884D65" w:rsidDel="00A553C0">
          <w:rPr>
            <w:rFonts w:ascii="Montserrat" w:eastAsia="Montserrat" w:hAnsi="Montserrat" w:cs="Montserrat"/>
            <w:sz w:val="24"/>
            <w:szCs w:val="24"/>
            <w:lang w:val="en-US"/>
          </w:rPr>
          <w:delText xml:space="preserve">why </w:delText>
        </w:r>
      </w:del>
      <w:r w:rsidRPr="00884D65">
        <w:rPr>
          <w:rFonts w:ascii="Montserrat" w:eastAsia="Montserrat" w:hAnsi="Montserrat" w:cs="Montserrat"/>
          <w:sz w:val="24"/>
          <w:szCs w:val="24"/>
          <w:lang w:val="en-US"/>
        </w:rPr>
        <w:t>you did not meet with the student</w:t>
      </w:r>
      <w:ins w:id="66" w:author="Kaitlin" w:date="2025-08-07T13:05:00Z" w16du:dateUtc="2025-08-07T20:05:00Z">
        <w:r w:rsidR="00CA4244">
          <w:rPr>
            <w:rFonts w:ascii="Montserrat" w:eastAsia="Montserrat" w:hAnsi="Montserrat" w:cs="Montserrat"/>
            <w:sz w:val="24"/>
            <w:szCs w:val="24"/>
            <w:lang w:val="en-US"/>
          </w:rPr>
          <w:t xml:space="preserve"> </w:t>
        </w:r>
      </w:ins>
      <w:del w:id="67" w:author="Kaitlin" w:date="2025-08-07T13:05:00Z" w16du:dateUtc="2025-08-07T20:05:00Z">
        <w:r w:rsidRPr="00884D65" w:rsidDel="00CA4244">
          <w:rPr>
            <w:rFonts w:ascii="Montserrat" w:eastAsia="Montserrat" w:hAnsi="Montserrat" w:cs="Montserrat"/>
            <w:sz w:val="24"/>
            <w:szCs w:val="24"/>
            <w:lang w:val="en-US"/>
          </w:rPr>
          <w:delText>- S</w:delText>
        </w:r>
      </w:del>
      <w:del w:id="68" w:author="Kaitlin" w:date="2025-08-08T08:03:00Z" w16du:dateUtc="2025-08-08T15:03:00Z">
        <w:r w:rsidRPr="00884D65" w:rsidDel="008F2DCD">
          <w:rPr>
            <w:rFonts w:ascii="Montserrat" w:eastAsia="Montserrat" w:hAnsi="Montserrat" w:cs="Montserrat"/>
            <w:sz w:val="24"/>
            <w:szCs w:val="24"/>
            <w:lang w:val="en-US"/>
          </w:rPr>
          <w:delText xml:space="preserve">elect a reason </w:delText>
        </w:r>
      </w:del>
      <w:r w:rsidRPr="00884D65">
        <w:rPr>
          <w:rFonts w:ascii="Montserrat" w:eastAsia="Montserrat" w:hAnsi="Montserrat" w:cs="Montserrat"/>
          <w:sz w:val="24"/>
          <w:szCs w:val="24"/>
          <w:lang w:val="en-US"/>
        </w:rPr>
        <w:t xml:space="preserve">from the drop-down. </w:t>
      </w:r>
    </w:p>
    <w:p w14:paraId="405020E2" w14:textId="47C27A0E" w:rsidR="004915A7" w:rsidRPr="00884D65" w:rsidRDefault="00000000">
      <w:pPr>
        <w:numPr>
          <w:ilvl w:val="0"/>
          <w:numId w:val="11"/>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Meeting Notes:</w:t>
      </w:r>
      <w:r w:rsidRPr="00884D65">
        <w:rPr>
          <w:rFonts w:ascii="Montserrat" w:eastAsia="Montserrat" w:hAnsi="Montserrat" w:cs="Montserrat"/>
          <w:sz w:val="24"/>
          <w:szCs w:val="24"/>
          <w:lang w:val="en-US"/>
        </w:rPr>
        <w:t xml:space="preserve"> Add any additional details about the meeting or why you </w:t>
      </w:r>
      <w:del w:id="69" w:author="Super Copy Editors" w:date="2025-08-08T12:45:00Z" w16du:dateUtc="2025-08-08T16:45:00Z">
        <w:r w:rsidRPr="00884D65" w:rsidDel="00A553C0">
          <w:rPr>
            <w:rFonts w:ascii="Montserrat" w:eastAsia="Montserrat" w:hAnsi="Montserrat" w:cs="Montserrat"/>
            <w:sz w:val="24"/>
            <w:szCs w:val="24"/>
            <w:lang w:val="en-US"/>
          </w:rPr>
          <w:delText>were unable to</w:delText>
        </w:r>
      </w:del>
      <w:ins w:id="70" w:author="Super Copy Editors" w:date="2025-08-08T12:45:00Z" w16du:dateUtc="2025-08-08T16:45:00Z">
        <w:r w:rsidR="00A553C0">
          <w:rPr>
            <w:rFonts w:ascii="Montserrat" w:eastAsia="Montserrat" w:hAnsi="Montserrat" w:cs="Montserrat"/>
            <w:sz w:val="24"/>
            <w:szCs w:val="24"/>
            <w:lang w:val="en-US"/>
          </w:rPr>
          <w:t>could not</w:t>
        </w:r>
      </w:ins>
      <w:r w:rsidRPr="00884D65">
        <w:rPr>
          <w:rFonts w:ascii="Montserrat" w:eastAsia="Montserrat" w:hAnsi="Montserrat" w:cs="Montserrat"/>
          <w:sz w:val="24"/>
          <w:szCs w:val="24"/>
          <w:lang w:val="en-US"/>
        </w:rPr>
        <w:t xml:space="preserve"> meet. </w:t>
      </w:r>
    </w:p>
    <w:p w14:paraId="5D0A65CD" w14:textId="77777777" w:rsidR="004915A7" w:rsidRPr="00884D65" w:rsidRDefault="004915A7">
      <w:pPr>
        <w:spacing w:line="259" w:lineRule="auto"/>
        <w:ind w:left="1440"/>
        <w:rPr>
          <w:rFonts w:ascii="Montserrat" w:eastAsia="Montserrat" w:hAnsi="Montserrat" w:cs="Montserrat"/>
          <w:lang w:val="en-US"/>
        </w:rPr>
      </w:pPr>
    </w:p>
    <w:p w14:paraId="72F0524B" w14:textId="77777777" w:rsidR="004915A7" w:rsidRPr="00884D65" w:rsidRDefault="00000000">
      <w:pPr>
        <w:spacing w:line="259" w:lineRule="auto"/>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t>Course Performance</w:t>
      </w:r>
    </w:p>
    <w:p w14:paraId="08920BDF" w14:textId="472AF75E" w:rsidR="004915A7" w:rsidRPr="00884D65" w:rsidRDefault="00000000">
      <w:pPr>
        <w:numPr>
          <w:ilvl w:val="0"/>
          <w:numId w:val="30"/>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Number of Ds or 2s:</w:t>
      </w:r>
      <w:r w:rsidRPr="00884D65">
        <w:rPr>
          <w:rFonts w:ascii="Montserrat" w:eastAsia="Montserrat" w:hAnsi="Montserrat" w:cs="Montserrat"/>
          <w:sz w:val="24"/>
          <w:szCs w:val="24"/>
          <w:lang w:val="en-US"/>
        </w:rPr>
        <w:t xml:space="preserve"> Enter the number of Ds or 2s a student ha</w:t>
      </w:r>
      <w:ins w:id="71" w:author="Kaitlin" w:date="2025-08-08T08:05:00Z" w16du:dateUtc="2025-08-08T15:05:00Z">
        <w:r w:rsidR="008F2DCD">
          <w:rPr>
            <w:rFonts w:ascii="Montserrat" w:eastAsia="Montserrat" w:hAnsi="Montserrat" w:cs="Montserrat"/>
            <w:sz w:val="24"/>
            <w:szCs w:val="24"/>
            <w:lang w:val="en-US"/>
          </w:rPr>
          <w:t>d</w:t>
        </w:r>
      </w:ins>
      <w:del w:id="72" w:author="Kaitlin" w:date="2025-08-08T08:05:00Z" w16du:dateUtc="2025-08-08T15:05:00Z">
        <w:r w:rsidRPr="00884D65" w:rsidDel="008F2DCD">
          <w:rPr>
            <w:rFonts w:ascii="Montserrat" w:eastAsia="Montserrat" w:hAnsi="Montserrat" w:cs="Montserrat"/>
            <w:sz w:val="24"/>
            <w:szCs w:val="24"/>
            <w:lang w:val="en-US"/>
          </w:rPr>
          <w:delText>s</w:delText>
        </w:r>
      </w:del>
      <w:r w:rsidRPr="00884D65">
        <w:rPr>
          <w:rFonts w:ascii="Montserrat" w:eastAsia="Montserrat" w:hAnsi="Montserrat" w:cs="Montserrat"/>
          <w:sz w:val="24"/>
          <w:szCs w:val="24"/>
          <w:lang w:val="en-US"/>
        </w:rPr>
        <w:t xml:space="preserve"> that week.</w:t>
      </w:r>
    </w:p>
    <w:p w14:paraId="65DE30F8" w14:textId="2CB8CF59" w:rsidR="004915A7" w:rsidRPr="00884D65" w:rsidRDefault="00000000">
      <w:pPr>
        <w:numPr>
          <w:ilvl w:val="0"/>
          <w:numId w:val="30"/>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Number of Fs or 1s:</w:t>
      </w:r>
      <w:r w:rsidRPr="00884D65">
        <w:rPr>
          <w:rFonts w:ascii="Montserrat" w:eastAsia="Montserrat" w:hAnsi="Montserrat" w:cs="Montserrat"/>
          <w:sz w:val="24"/>
          <w:szCs w:val="24"/>
          <w:lang w:val="en-US"/>
        </w:rPr>
        <w:t xml:space="preserve"> Enter the number of Fs or 1s a student ha</w:t>
      </w:r>
      <w:ins w:id="73" w:author="Kaitlin" w:date="2025-08-08T08:05:00Z" w16du:dateUtc="2025-08-08T15:05:00Z">
        <w:r w:rsidR="008F2DCD">
          <w:rPr>
            <w:rFonts w:ascii="Montserrat" w:eastAsia="Montserrat" w:hAnsi="Montserrat" w:cs="Montserrat"/>
            <w:sz w:val="24"/>
            <w:szCs w:val="24"/>
            <w:lang w:val="en-US"/>
          </w:rPr>
          <w:t>d</w:t>
        </w:r>
      </w:ins>
      <w:del w:id="74" w:author="Kaitlin" w:date="2025-08-08T08:05:00Z" w16du:dateUtc="2025-08-08T15:05:00Z">
        <w:r w:rsidRPr="00884D65" w:rsidDel="008F2DCD">
          <w:rPr>
            <w:rFonts w:ascii="Montserrat" w:eastAsia="Montserrat" w:hAnsi="Montserrat" w:cs="Montserrat"/>
            <w:sz w:val="24"/>
            <w:szCs w:val="24"/>
            <w:lang w:val="en-US"/>
          </w:rPr>
          <w:delText>s</w:delText>
        </w:r>
      </w:del>
      <w:r w:rsidRPr="00884D65">
        <w:rPr>
          <w:rFonts w:ascii="Montserrat" w:eastAsia="Montserrat" w:hAnsi="Montserrat" w:cs="Montserrat"/>
          <w:sz w:val="24"/>
          <w:szCs w:val="24"/>
          <w:lang w:val="en-US"/>
        </w:rPr>
        <w:t xml:space="preserve"> that week. </w:t>
      </w:r>
    </w:p>
    <w:p w14:paraId="18097476" w14:textId="43525DC6" w:rsidR="004915A7" w:rsidRPr="00884D65" w:rsidRDefault="00000000">
      <w:pPr>
        <w:numPr>
          <w:ilvl w:val="0"/>
          <w:numId w:val="30"/>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Course Performance Notes:</w:t>
      </w:r>
      <w:r w:rsidRPr="00884D65">
        <w:rPr>
          <w:rFonts w:ascii="Montserrat" w:eastAsia="Montserrat" w:hAnsi="Montserrat" w:cs="Montserrat"/>
          <w:sz w:val="24"/>
          <w:szCs w:val="24"/>
          <w:lang w:val="en-US"/>
        </w:rPr>
        <w:t xml:space="preserve"> Add any additional details about 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s grades or general course performance. </w:t>
      </w:r>
    </w:p>
    <w:p w14:paraId="3DC58897" w14:textId="77777777" w:rsidR="004915A7" w:rsidRPr="00884D65" w:rsidRDefault="004915A7">
      <w:pPr>
        <w:spacing w:line="259" w:lineRule="auto"/>
        <w:ind w:left="1440"/>
        <w:rPr>
          <w:rFonts w:ascii="Montserrat" w:eastAsia="Montserrat" w:hAnsi="Montserrat" w:cs="Montserrat"/>
          <w:lang w:val="en-US"/>
        </w:rPr>
      </w:pPr>
    </w:p>
    <w:p w14:paraId="5E15EBC2" w14:textId="77777777" w:rsidR="004915A7" w:rsidRPr="00884D65" w:rsidRDefault="00000000">
      <w:pPr>
        <w:keepNext/>
        <w:spacing w:line="259" w:lineRule="auto"/>
        <w:rPr>
          <w:rFonts w:ascii="Montserrat" w:eastAsia="Montserrat" w:hAnsi="Montserrat" w:cs="Montserrat"/>
          <w:b/>
          <w:sz w:val="24"/>
          <w:szCs w:val="24"/>
          <w:lang w:val="en-US"/>
        </w:rPr>
        <w:pPrChange w:id="75" w:author="Kaitlin" w:date="2025-08-07T13:05:00Z" w16du:dateUtc="2025-08-07T20:05:00Z">
          <w:pPr>
            <w:spacing w:line="259" w:lineRule="auto"/>
          </w:pPr>
        </w:pPrChange>
      </w:pPr>
      <w:r w:rsidRPr="00884D65">
        <w:rPr>
          <w:rFonts w:ascii="Montserrat" w:eastAsia="Montserrat" w:hAnsi="Montserrat" w:cs="Montserrat"/>
          <w:b/>
          <w:sz w:val="24"/>
          <w:szCs w:val="24"/>
          <w:lang w:val="en-US"/>
        </w:rPr>
        <w:lastRenderedPageBreak/>
        <w:t>Attendance</w:t>
      </w:r>
    </w:p>
    <w:p w14:paraId="0A0268B1" w14:textId="77777777" w:rsidR="004915A7" w:rsidRPr="00884D65" w:rsidRDefault="00000000">
      <w:pPr>
        <w:numPr>
          <w:ilvl w:val="0"/>
          <w:numId w:val="30"/>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 xml:space="preserve">Number of Tardies: </w:t>
      </w:r>
      <w:r w:rsidRPr="00884D65">
        <w:rPr>
          <w:rFonts w:ascii="Montserrat" w:eastAsia="Montserrat" w:hAnsi="Montserrat" w:cs="Montserrat"/>
          <w:sz w:val="24"/>
          <w:szCs w:val="24"/>
          <w:lang w:val="en-US"/>
        </w:rPr>
        <w:t xml:space="preserve">Enter the number of times the student was tardy that week. </w:t>
      </w:r>
    </w:p>
    <w:p w14:paraId="19770168" w14:textId="77777777" w:rsidR="004915A7" w:rsidRPr="00884D65" w:rsidRDefault="00000000">
      <w:pPr>
        <w:numPr>
          <w:ilvl w:val="0"/>
          <w:numId w:val="30"/>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 xml:space="preserve">Number of Classes Missed: </w:t>
      </w:r>
      <w:r w:rsidRPr="00884D65">
        <w:rPr>
          <w:rFonts w:ascii="Montserrat" w:eastAsia="Montserrat" w:hAnsi="Montserrat" w:cs="Montserrat"/>
          <w:sz w:val="24"/>
          <w:szCs w:val="24"/>
          <w:lang w:val="en-US"/>
        </w:rPr>
        <w:t xml:space="preserve">For middle and high school students, enter the number of classes a student missed that week. </w:t>
      </w:r>
    </w:p>
    <w:p w14:paraId="057DA19E" w14:textId="77777777" w:rsidR="004915A7" w:rsidRPr="00884D65" w:rsidRDefault="00000000">
      <w:pPr>
        <w:numPr>
          <w:ilvl w:val="1"/>
          <w:numId w:val="30"/>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For elementary students, leave blank. </w:t>
      </w:r>
    </w:p>
    <w:p w14:paraId="3FADCBAB" w14:textId="77777777" w:rsidR="004915A7" w:rsidRPr="00884D65" w:rsidRDefault="00000000">
      <w:pPr>
        <w:numPr>
          <w:ilvl w:val="0"/>
          <w:numId w:val="30"/>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Number of Days Absent:</w:t>
      </w:r>
      <w:r w:rsidRPr="00884D65">
        <w:rPr>
          <w:rFonts w:ascii="Montserrat" w:eastAsia="Montserrat" w:hAnsi="Montserrat" w:cs="Montserrat"/>
          <w:sz w:val="24"/>
          <w:szCs w:val="24"/>
          <w:lang w:val="en-US"/>
        </w:rPr>
        <w:t xml:space="preserve"> Enter the number of days the student was absent that week.</w:t>
      </w:r>
    </w:p>
    <w:p w14:paraId="096B2B7A" w14:textId="77777777" w:rsidR="004915A7" w:rsidRPr="00884D65" w:rsidRDefault="00000000">
      <w:pPr>
        <w:numPr>
          <w:ilvl w:val="1"/>
          <w:numId w:val="30"/>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Include both excused and unexcused absences. </w:t>
      </w:r>
    </w:p>
    <w:p w14:paraId="6F6F9E51" w14:textId="574CC620" w:rsidR="004915A7" w:rsidRPr="00884D65" w:rsidRDefault="00000000">
      <w:pPr>
        <w:numPr>
          <w:ilvl w:val="0"/>
          <w:numId w:val="30"/>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Attendance Notes:</w:t>
      </w:r>
      <w:r w:rsidRPr="00884D65">
        <w:rPr>
          <w:rFonts w:ascii="Montserrat" w:eastAsia="Montserrat" w:hAnsi="Montserrat" w:cs="Montserrat"/>
          <w:sz w:val="24"/>
          <w:szCs w:val="24"/>
          <w:lang w:val="en-US"/>
        </w:rPr>
        <w:t xml:space="preserve"> Add any additional details about 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s attendance. </w:t>
      </w:r>
    </w:p>
    <w:p w14:paraId="28196FB4" w14:textId="77777777" w:rsidR="004915A7" w:rsidRPr="00884D65" w:rsidRDefault="004915A7">
      <w:pPr>
        <w:spacing w:line="259" w:lineRule="auto"/>
        <w:ind w:left="1440"/>
        <w:rPr>
          <w:rFonts w:ascii="Montserrat" w:eastAsia="Montserrat" w:hAnsi="Montserrat" w:cs="Montserrat"/>
          <w:lang w:val="en-US"/>
        </w:rPr>
      </w:pPr>
    </w:p>
    <w:p w14:paraId="72DF23FB" w14:textId="77777777" w:rsidR="004915A7" w:rsidRPr="00884D65" w:rsidRDefault="00000000">
      <w:pPr>
        <w:spacing w:line="259" w:lineRule="auto"/>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t>Behavior</w:t>
      </w:r>
    </w:p>
    <w:p w14:paraId="75743AFB" w14:textId="0C3E11E1" w:rsidR="004915A7" w:rsidRPr="00884D65" w:rsidRDefault="00000000">
      <w:pPr>
        <w:numPr>
          <w:ilvl w:val="0"/>
          <w:numId w:val="30"/>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 xml:space="preserve">Number of Suspensions: </w:t>
      </w:r>
      <w:r w:rsidRPr="00884D65">
        <w:rPr>
          <w:rFonts w:ascii="Montserrat" w:eastAsia="Montserrat" w:hAnsi="Montserrat" w:cs="Montserrat"/>
          <w:sz w:val="24"/>
          <w:szCs w:val="24"/>
          <w:lang w:val="en-US"/>
        </w:rPr>
        <w:t xml:space="preserve">Enter the number of in-school or out-of-school suspensions the student </w:t>
      </w:r>
      <w:del w:id="76" w:author="Kaitlin" w:date="2025-08-08T08:05:00Z" w16du:dateUtc="2025-08-08T15:05:00Z">
        <w:r w:rsidRPr="00884D65" w:rsidDel="008F2DCD">
          <w:rPr>
            <w:rFonts w:ascii="Montserrat" w:eastAsia="Montserrat" w:hAnsi="Montserrat" w:cs="Montserrat"/>
            <w:sz w:val="24"/>
            <w:szCs w:val="24"/>
            <w:lang w:val="en-US"/>
          </w:rPr>
          <w:delText xml:space="preserve">has </w:delText>
        </w:r>
      </w:del>
      <w:r w:rsidRPr="00884D65">
        <w:rPr>
          <w:rFonts w:ascii="Montserrat" w:eastAsia="Montserrat" w:hAnsi="Montserrat" w:cs="Montserrat"/>
          <w:sz w:val="24"/>
          <w:szCs w:val="24"/>
          <w:lang w:val="en-US"/>
        </w:rPr>
        <w:t xml:space="preserve">received that week. </w:t>
      </w:r>
    </w:p>
    <w:p w14:paraId="0707B77B" w14:textId="77777777" w:rsidR="004915A7" w:rsidRPr="00884D65" w:rsidRDefault="00000000">
      <w:pPr>
        <w:numPr>
          <w:ilvl w:val="0"/>
          <w:numId w:val="30"/>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 xml:space="preserve">Number of Unexcused Absences: </w:t>
      </w:r>
      <w:r w:rsidRPr="00884D65">
        <w:rPr>
          <w:rFonts w:ascii="Montserrat" w:eastAsia="Montserrat" w:hAnsi="Montserrat" w:cs="Montserrat"/>
          <w:sz w:val="24"/>
          <w:szCs w:val="24"/>
          <w:lang w:val="en-US"/>
        </w:rPr>
        <w:t xml:space="preserve">Enter the number of days the student was absent that week for unexcused reasons. </w:t>
      </w:r>
    </w:p>
    <w:p w14:paraId="4E16ACBE" w14:textId="02F0E89B" w:rsidR="004915A7" w:rsidRPr="00884D65" w:rsidRDefault="00000000">
      <w:pPr>
        <w:numPr>
          <w:ilvl w:val="0"/>
          <w:numId w:val="30"/>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Behavior Notes:</w:t>
      </w:r>
      <w:r w:rsidRPr="00884D65">
        <w:rPr>
          <w:rFonts w:ascii="Montserrat" w:eastAsia="Montserrat" w:hAnsi="Montserrat" w:cs="Montserrat"/>
          <w:sz w:val="24"/>
          <w:szCs w:val="24"/>
          <w:lang w:val="en-US"/>
        </w:rPr>
        <w:t xml:space="preserve"> Add any additional details about 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s behavior. </w:t>
      </w:r>
    </w:p>
    <w:p w14:paraId="56EDE4AA" w14:textId="77777777" w:rsidR="004915A7" w:rsidRPr="00884D65" w:rsidRDefault="004915A7">
      <w:pPr>
        <w:spacing w:line="259" w:lineRule="auto"/>
        <w:ind w:left="1440"/>
        <w:rPr>
          <w:rFonts w:ascii="Montserrat" w:eastAsia="Montserrat" w:hAnsi="Montserrat" w:cs="Montserrat"/>
          <w:lang w:val="en-US"/>
        </w:rPr>
      </w:pPr>
    </w:p>
    <w:p w14:paraId="7F6A4052" w14:textId="77777777" w:rsidR="004915A7" w:rsidRPr="00884D65" w:rsidRDefault="00000000">
      <w:pPr>
        <w:spacing w:line="259" w:lineRule="auto"/>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t>Connect</w:t>
      </w:r>
    </w:p>
    <w:p w14:paraId="2A327F94" w14:textId="75DBC793" w:rsidR="004915A7" w:rsidRPr="00884D65" w:rsidRDefault="00000000">
      <w:pPr>
        <w:numPr>
          <w:ilvl w:val="0"/>
          <w:numId w:val="30"/>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 xml:space="preserve">Did you share Check data with the student? </w:t>
      </w:r>
      <w:r w:rsidRPr="00884D65">
        <w:rPr>
          <w:rFonts w:ascii="Montserrat" w:eastAsia="Montserrat" w:hAnsi="Montserrat" w:cs="Montserrat"/>
          <w:sz w:val="24"/>
          <w:szCs w:val="24"/>
          <w:lang w:val="en-US"/>
        </w:rPr>
        <w:t xml:space="preserve">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Yes</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if you shared or discussed Check data with the student during the weekly meeting. Otherwise, 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No.</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w:t>
      </w:r>
    </w:p>
    <w:p w14:paraId="6E5518EB" w14:textId="2B7A4A82" w:rsidR="004915A7" w:rsidRPr="00884D65" w:rsidRDefault="00000000">
      <w:pPr>
        <w:numPr>
          <w:ilvl w:val="0"/>
          <w:numId w:val="30"/>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 xml:space="preserve">Did you provide the student with feedback? </w:t>
      </w:r>
      <w:r w:rsidRPr="00884D65">
        <w:rPr>
          <w:rFonts w:ascii="Montserrat" w:eastAsia="Montserrat" w:hAnsi="Montserrat" w:cs="Montserrat"/>
          <w:sz w:val="24"/>
          <w:szCs w:val="24"/>
          <w:lang w:val="en-US"/>
        </w:rPr>
        <w:t xml:space="preserve">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Yes</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if you gave the student feedback during the weekly meeting. Otherwise, 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No.</w:t>
      </w:r>
      <w:r w:rsidR="00884D65">
        <w:rPr>
          <w:rFonts w:ascii="Montserrat" w:eastAsia="Montserrat" w:hAnsi="Montserrat" w:cs="Montserrat"/>
          <w:sz w:val="24"/>
          <w:szCs w:val="24"/>
          <w:lang w:val="en-US"/>
        </w:rPr>
        <w:t>”</w:t>
      </w:r>
    </w:p>
    <w:p w14:paraId="51A9EC80" w14:textId="77777777" w:rsidR="004915A7" w:rsidRPr="00884D65" w:rsidRDefault="00000000">
      <w:pPr>
        <w:numPr>
          <w:ilvl w:val="1"/>
          <w:numId w:val="30"/>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This includes feedback on overall progress and any risk factors. </w:t>
      </w:r>
    </w:p>
    <w:p w14:paraId="7EE2D186" w14:textId="6F665C7C" w:rsidR="004915A7" w:rsidRPr="00884D65" w:rsidRDefault="00000000">
      <w:pPr>
        <w:numPr>
          <w:ilvl w:val="0"/>
          <w:numId w:val="30"/>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 xml:space="preserve">Did you discuss the relevance and importance of staying in school and learning? </w:t>
      </w:r>
      <w:r w:rsidRPr="00884D65">
        <w:rPr>
          <w:rFonts w:ascii="Montserrat" w:eastAsia="Montserrat" w:hAnsi="Montserrat" w:cs="Montserrat"/>
          <w:sz w:val="24"/>
          <w:szCs w:val="24"/>
          <w:lang w:val="en-US"/>
        </w:rPr>
        <w:t xml:space="preserve">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Yes</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if you discussed the relevance and importance of staying in school and learning with the student during the weekly meeting. Otherwise, 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No.</w:t>
      </w:r>
      <w:r w:rsidR="00884D65">
        <w:rPr>
          <w:rFonts w:ascii="Montserrat" w:eastAsia="Montserrat" w:hAnsi="Montserrat" w:cs="Montserrat"/>
          <w:sz w:val="24"/>
          <w:szCs w:val="24"/>
          <w:lang w:val="en-US"/>
        </w:rPr>
        <w:t>”</w:t>
      </w:r>
    </w:p>
    <w:p w14:paraId="5E8CF884" w14:textId="2BE8F894" w:rsidR="004915A7" w:rsidRPr="00884D65" w:rsidRDefault="00000000">
      <w:pPr>
        <w:numPr>
          <w:ilvl w:val="0"/>
          <w:numId w:val="30"/>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 xml:space="preserve">Did you engage in problem-solving? </w:t>
      </w:r>
      <w:r w:rsidRPr="00884D65">
        <w:rPr>
          <w:rFonts w:ascii="Montserrat" w:eastAsia="Montserrat" w:hAnsi="Montserrat" w:cs="Montserrat"/>
          <w:sz w:val="24"/>
          <w:szCs w:val="24"/>
          <w:lang w:val="en-US"/>
        </w:rPr>
        <w:t xml:space="preserve">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Yes</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if you engaged in problem-solving with the student during the weekly meeting. Otherwise, 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No.</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w:t>
      </w:r>
    </w:p>
    <w:p w14:paraId="6126BD16" w14:textId="0C6FED3E" w:rsidR="004915A7" w:rsidRPr="00884D65" w:rsidRDefault="00000000">
      <w:pPr>
        <w:numPr>
          <w:ilvl w:val="1"/>
          <w:numId w:val="30"/>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lastRenderedPageBreak/>
        <w:t>This includes problem-solving around any indicators of risk (e.g., skipping class) and 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s life outside of school (e.g., trouble with caregivers). </w:t>
      </w:r>
    </w:p>
    <w:p w14:paraId="2630ECBB" w14:textId="7FEE821C" w:rsidR="004915A7" w:rsidRPr="00884D65" w:rsidRDefault="00000000">
      <w:pPr>
        <w:numPr>
          <w:ilvl w:val="0"/>
          <w:numId w:val="30"/>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 xml:space="preserve">Did you facilitate setting goals? </w:t>
      </w:r>
      <w:r w:rsidRPr="00884D65">
        <w:rPr>
          <w:rFonts w:ascii="Montserrat" w:eastAsia="Montserrat" w:hAnsi="Montserrat" w:cs="Montserrat"/>
          <w:sz w:val="24"/>
          <w:szCs w:val="24"/>
          <w:lang w:val="en-US"/>
        </w:rPr>
        <w:t xml:space="preserve">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Yes</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if you facilitated setting goals with the student during the weekly meeting. Otherwise, 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No.</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w:t>
      </w:r>
    </w:p>
    <w:p w14:paraId="3DF67F73" w14:textId="709B786E" w:rsidR="004915A7" w:rsidRPr="00884D65" w:rsidRDefault="00000000">
      <w:pPr>
        <w:numPr>
          <w:ilvl w:val="0"/>
          <w:numId w:val="30"/>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Did you facilitate access to or active participation in school-related activities and events?</w:t>
      </w:r>
      <w:r w:rsidRPr="00884D65">
        <w:rPr>
          <w:rFonts w:ascii="Montserrat" w:eastAsia="Montserrat" w:hAnsi="Montserrat" w:cs="Montserrat"/>
          <w:sz w:val="24"/>
          <w:szCs w:val="24"/>
          <w:lang w:val="en-US"/>
        </w:rPr>
        <w:t xml:space="preserve"> 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Yes</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if you facilitated 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s access to or active participation in school-related activities and events during the week. Otherwise, 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No.</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w:t>
      </w:r>
    </w:p>
    <w:p w14:paraId="34843D7D" w14:textId="4D51DF57" w:rsidR="004915A7" w:rsidRPr="00884D65" w:rsidRDefault="00000000">
      <w:pPr>
        <w:numPr>
          <w:ilvl w:val="0"/>
          <w:numId w:val="30"/>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Connect Notes:</w:t>
      </w:r>
      <w:r w:rsidRPr="00884D65">
        <w:rPr>
          <w:rFonts w:ascii="Montserrat" w:eastAsia="Montserrat" w:hAnsi="Montserrat" w:cs="Montserrat"/>
          <w:sz w:val="24"/>
          <w:szCs w:val="24"/>
          <w:lang w:val="en-US"/>
        </w:rPr>
        <w:t xml:space="preserve"> Briefly summarize the feedback provided, the challenges addressed through problem-solving, any goals that were established, or 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s involvement in school-related activities or events.</w:t>
      </w:r>
    </w:p>
    <w:p w14:paraId="5037AEAA" w14:textId="77777777" w:rsidR="004915A7" w:rsidRPr="00884D65" w:rsidRDefault="004915A7">
      <w:pPr>
        <w:spacing w:line="259" w:lineRule="auto"/>
        <w:ind w:left="1440"/>
        <w:rPr>
          <w:rFonts w:ascii="Montserrat" w:eastAsia="Montserrat" w:hAnsi="Montserrat" w:cs="Montserrat"/>
          <w:sz w:val="24"/>
          <w:szCs w:val="24"/>
          <w:lang w:val="en-US"/>
        </w:rPr>
      </w:pPr>
    </w:p>
    <w:p w14:paraId="033489D3" w14:textId="77777777" w:rsidR="004915A7" w:rsidRPr="00884D65" w:rsidRDefault="00000000">
      <w:pPr>
        <w:spacing w:line="259" w:lineRule="auto"/>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t>Intervention</w:t>
      </w:r>
    </w:p>
    <w:p w14:paraId="119823DE" w14:textId="6863B4D8" w:rsidR="004915A7" w:rsidRPr="00884D65" w:rsidRDefault="00000000">
      <w:pPr>
        <w:numPr>
          <w:ilvl w:val="0"/>
          <w:numId w:val="30"/>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Is the student receiving intervention to support areas of high risk?</w:t>
      </w:r>
      <w:r w:rsidRPr="00884D65">
        <w:rPr>
          <w:rFonts w:ascii="Montserrat" w:eastAsia="Montserrat" w:hAnsi="Montserrat" w:cs="Montserrat"/>
          <w:sz w:val="24"/>
          <w:szCs w:val="24"/>
          <w:lang w:val="en-US"/>
        </w:rPr>
        <w:t xml:space="preserve"> 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Yes</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if the student is receiving intensive intervention to support areas of high risk. Otherwise, 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No.</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w:t>
      </w:r>
    </w:p>
    <w:p w14:paraId="14A4C8AE" w14:textId="77777777" w:rsidR="004915A7" w:rsidRPr="00884D65" w:rsidRDefault="00000000">
      <w:pPr>
        <w:numPr>
          <w:ilvl w:val="1"/>
          <w:numId w:val="30"/>
        </w:numPr>
        <w:spacing w:line="259" w:lineRule="auto"/>
        <w:rPr>
          <w:rFonts w:ascii="Open Sans" w:eastAsia="Open Sans" w:hAnsi="Open Sans" w:cs="Open Sans"/>
          <w:sz w:val="24"/>
          <w:szCs w:val="24"/>
          <w:lang w:val="en-US"/>
        </w:rPr>
      </w:pPr>
      <w:r w:rsidRPr="00884D65">
        <w:rPr>
          <w:rFonts w:ascii="Montserrat" w:eastAsia="Montserrat" w:hAnsi="Montserrat" w:cs="Montserrat"/>
          <w:sz w:val="24"/>
          <w:szCs w:val="24"/>
          <w:lang w:val="en-US"/>
        </w:rPr>
        <w:t xml:space="preserve">Mentors should use the weekly data to assess student risk. </w:t>
      </w:r>
    </w:p>
    <w:p w14:paraId="10B37B34" w14:textId="77777777" w:rsidR="004915A7" w:rsidRPr="00884D65" w:rsidRDefault="00000000">
      <w:pPr>
        <w:numPr>
          <w:ilvl w:val="0"/>
          <w:numId w:val="30"/>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Intervention Notes:</w:t>
      </w:r>
      <w:r w:rsidRPr="00884D65">
        <w:rPr>
          <w:rFonts w:ascii="Montserrat" w:eastAsia="Montserrat" w:hAnsi="Montserrat" w:cs="Montserrat"/>
          <w:sz w:val="24"/>
          <w:szCs w:val="24"/>
          <w:lang w:val="en-US"/>
        </w:rPr>
        <w:t xml:space="preserve"> Briefly describe the intervention(s) being provided, the effectiveness of the intervention, and student/parent/family/</w:t>
      </w:r>
      <w:commentRangeStart w:id="77"/>
      <w:r w:rsidRPr="00884D65">
        <w:rPr>
          <w:rFonts w:ascii="Montserrat" w:eastAsia="Montserrat" w:hAnsi="Montserrat" w:cs="Montserrat"/>
          <w:sz w:val="24"/>
          <w:szCs w:val="24"/>
          <w:lang w:val="en-US"/>
        </w:rPr>
        <w:t xml:space="preserve"> </w:t>
      </w:r>
      <w:commentRangeEnd w:id="77"/>
      <w:r w:rsidR="00C34410">
        <w:rPr>
          <w:rStyle w:val="CommentReference"/>
        </w:rPr>
        <w:commentReference w:id="77"/>
      </w:r>
      <w:r w:rsidRPr="00884D65">
        <w:rPr>
          <w:rFonts w:ascii="Montserrat" w:eastAsia="Montserrat" w:hAnsi="Montserrat" w:cs="Montserrat"/>
          <w:sz w:val="24"/>
          <w:szCs w:val="24"/>
          <w:lang w:val="en-US"/>
        </w:rPr>
        <w:t xml:space="preserve">guardian responsiveness and engagement. </w:t>
      </w:r>
    </w:p>
    <w:p w14:paraId="508A3203" w14:textId="77777777" w:rsidR="004915A7" w:rsidRPr="00884D65" w:rsidRDefault="004915A7">
      <w:pPr>
        <w:spacing w:line="259" w:lineRule="auto"/>
        <w:ind w:left="1440"/>
        <w:rPr>
          <w:rFonts w:ascii="Montserrat" w:eastAsia="Montserrat" w:hAnsi="Montserrat" w:cs="Montserrat"/>
          <w:lang w:val="en-US"/>
        </w:rPr>
      </w:pPr>
    </w:p>
    <w:p w14:paraId="60AD78CD" w14:textId="4C112AE2" w:rsidR="004915A7" w:rsidRPr="00884D65" w:rsidRDefault="00000000">
      <w:pPr>
        <w:spacing w:line="259" w:lineRule="auto"/>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t xml:space="preserve">Engagement </w:t>
      </w:r>
      <w:ins w:id="78" w:author="Kaitlin" w:date="2025-08-07T20:50:00Z" w16du:dateUtc="2025-08-08T03:50:00Z">
        <w:r w:rsidR="00C34410">
          <w:rPr>
            <w:rFonts w:ascii="Montserrat" w:eastAsia="Montserrat" w:hAnsi="Montserrat" w:cs="Montserrat"/>
            <w:b/>
            <w:sz w:val="24"/>
            <w:szCs w:val="24"/>
            <w:lang w:val="en-US"/>
          </w:rPr>
          <w:t>W</w:t>
        </w:r>
      </w:ins>
      <w:del w:id="79" w:author="Kaitlin" w:date="2025-08-07T20:50:00Z" w16du:dateUtc="2025-08-08T03:50:00Z">
        <w:r w:rsidRPr="00884D65" w:rsidDel="00C34410">
          <w:rPr>
            <w:rFonts w:ascii="Montserrat" w:eastAsia="Montserrat" w:hAnsi="Montserrat" w:cs="Montserrat"/>
            <w:b/>
            <w:sz w:val="24"/>
            <w:szCs w:val="24"/>
            <w:lang w:val="en-US"/>
          </w:rPr>
          <w:delText>w</w:delText>
        </w:r>
      </w:del>
      <w:r w:rsidRPr="00884D65">
        <w:rPr>
          <w:rFonts w:ascii="Montserrat" w:eastAsia="Montserrat" w:hAnsi="Montserrat" w:cs="Montserrat"/>
          <w:b/>
          <w:sz w:val="24"/>
          <w:szCs w:val="24"/>
          <w:lang w:val="en-US"/>
        </w:rPr>
        <w:t>ith Student</w:t>
      </w:r>
      <w:r w:rsidR="00884D65">
        <w:rPr>
          <w:rFonts w:ascii="Montserrat" w:eastAsia="Montserrat" w:hAnsi="Montserrat" w:cs="Montserrat"/>
          <w:b/>
          <w:sz w:val="24"/>
          <w:szCs w:val="24"/>
          <w:lang w:val="en-US"/>
        </w:rPr>
        <w:t>’</w:t>
      </w:r>
      <w:r w:rsidRPr="00884D65">
        <w:rPr>
          <w:rFonts w:ascii="Montserrat" w:eastAsia="Montserrat" w:hAnsi="Montserrat" w:cs="Montserrat"/>
          <w:b/>
          <w:sz w:val="24"/>
          <w:szCs w:val="24"/>
          <w:lang w:val="en-US"/>
        </w:rPr>
        <w:t>s Team</w:t>
      </w:r>
    </w:p>
    <w:p w14:paraId="7A0036E5" w14:textId="411828C2" w:rsidR="004915A7" w:rsidRPr="00884D65" w:rsidRDefault="00000000">
      <w:pPr>
        <w:numPr>
          <w:ilvl w:val="0"/>
          <w:numId w:val="30"/>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Did you communicate with the student</w:t>
      </w:r>
      <w:r w:rsidR="00884D65">
        <w:rPr>
          <w:rFonts w:ascii="Montserrat" w:eastAsia="Montserrat" w:hAnsi="Montserrat" w:cs="Montserrat"/>
          <w:b/>
          <w:sz w:val="24"/>
          <w:szCs w:val="24"/>
          <w:lang w:val="en-US"/>
        </w:rPr>
        <w:t>’</w:t>
      </w:r>
      <w:r w:rsidRPr="00884D65">
        <w:rPr>
          <w:rFonts w:ascii="Montserrat" w:eastAsia="Montserrat" w:hAnsi="Montserrat" w:cs="Montserrat"/>
          <w:b/>
          <w:sz w:val="24"/>
          <w:szCs w:val="24"/>
          <w:lang w:val="en-US"/>
        </w:rPr>
        <w:t xml:space="preserve">s classroom teacher or other school staff? </w:t>
      </w:r>
      <w:r w:rsidRPr="00884D65">
        <w:rPr>
          <w:rFonts w:ascii="Montserrat" w:eastAsia="Montserrat" w:hAnsi="Montserrat" w:cs="Montserrat"/>
          <w:sz w:val="24"/>
          <w:szCs w:val="24"/>
          <w:lang w:val="en-US"/>
        </w:rPr>
        <w:t xml:space="preserve">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Yes</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if you had any communication with 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s classroom teacher(s) or other school staff that week. Otherwise, 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No.</w:t>
      </w:r>
      <w:r w:rsidR="00884D65">
        <w:rPr>
          <w:rFonts w:ascii="Montserrat" w:eastAsia="Montserrat" w:hAnsi="Montserrat" w:cs="Montserrat"/>
          <w:sz w:val="24"/>
          <w:szCs w:val="24"/>
          <w:lang w:val="en-US"/>
        </w:rPr>
        <w:t>”</w:t>
      </w:r>
    </w:p>
    <w:p w14:paraId="7546FB01" w14:textId="535A8FA7" w:rsidR="004915A7" w:rsidRPr="00884D65" w:rsidRDefault="00000000">
      <w:pPr>
        <w:numPr>
          <w:ilvl w:val="0"/>
          <w:numId w:val="30"/>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Did you communicate with the student</w:t>
      </w:r>
      <w:r w:rsidR="00884D65">
        <w:rPr>
          <w:rFonts w:ascii="Montserrat" w:eastAsia="Montserrat" w:hAnsi="Montserrat" w:cs="Montserrat"/>
          <w:b/>
          <w:sz w:val="24"/>
          <w:szCs w:val="24"/>
          <w:lang w:val="en-US"/>
        </w:rPr>
        <w:t>’</w:t>
      </w:r>
      <w:r w:rsidRPr="00884D65">
        <w:rPr>
          <w:rFonts w:ascii="Montserrat" w:eastAsia="Montserrat" w:hAnsi="Montserrat" w:cs="Montserrat"/>
          <w:b/>
          <w:sz w:val="24"/>
          <w:szCs w:val="24"/>
          <w:lang w:val="en-US"/>
        </w:rPr>
        <w:t>s family/placement caregiver?</w:t>
      </w:r>
      <w:r w:rsidRPr="00884D65">
        <w:rPr>
          <w:rFonts w:ascii="Montserrat" w:eastAsia="Montserrat" w:hAnsi="Montserrat" w:cs="Montserrat"/>
          <w:sz w:val="24"/>
          <w:szCs w:val="24"/>
          <w:lang w:val="en-US"/>
        </w:rPr>
        <w:t xml:space="preserve"> 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Yes</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if you communicated with 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s family or placement caregiver that week. Otherwise, 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No.</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w:t>
      </w:r>
    </w:p>
    <w:p w14:paraId="3F185378" w14:textId="0ED527B9" w:rsidR="004915A7" w:rsidRPr="00884D65" w:rsidRDefault="00000000">
      <w:pPr>
        <w:numPr>
          <w:ilvl w:val="0"/>
          <w:numId w:val="30"/>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Did you communicate with the student</w:t>
      </w:r>
      <w:r w:rsidR="00884D65">
        <w:rPr>
          <w:rFonts w:ascii="Montserrat" w:eastAsia="Montserrat" w:hAnsi="Montserrat" w:cs="Montserrat"/>
          <w:b/>
          <w:sz w:val="24"/>
          <w:szCs w:val="24"/>
          <w:lang w:val="en-US"/>
        </w:rPr>
        <w:t>’</w:t>
      </w:r>
      <w:r w:rsidRPr="00884D65">
        <w:rPr>
          <w:rFonts w:ascii="Montserrat" w:eastAsia="Montserrat" w:hAnsi="Montserrat" w:cs="Montserrat"/>
          <w:b/>
          <w:sz w:val="24"/>
          <w:szCs w:val="24"/>
          <w:lang w:val="en-US"/>
        </w:rPr>
        <w:t>s case worker/case manager?</w:t>
      </w:r>
      <w:r w:rsidRPr="00884D65">
        <w:rPr>
          <w:rFonts w:ascii="Montserrat" w:eastAsia="Montserrat" w:hAnsi="Montserrat" w:cs="Montserrat"/>
          <w:sz w:val="24"/>
          <w:szCs w:val="24"/>
          <w:lang w:val="en-US"/>
        </w:rPr>
        <w:t xml:space="preserve"> 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Yes</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if you communicated with 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s case worker or case manager that week. Otherwise, 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No.</w:t>
      </w:r>
      <w:r w:rsidR="00884D65">
        <w:rPr>
          <w:rFonts w:ascii="Montserrat" w:eastAsia="Montserrat" w:hAnsi="Montserrat" w:cs="Montserrat"/>
          <w:sz w:val="24"/>
          <w:szCs w:val="24"/>
          <w:lang w:val="en-US"/>
        </w:rPr>
        <w:t>”</w:t>
      </w:r>
    </w:p>
    <w:p w14:paraId="2346F10C" w14:textId="0959B01C" w:rsidR="004915A7" w:rsidRPr="00884D65" w:rsidRDefault="00000000">
      <w:pPr>
        <w:numPr>
          <w:ilvl w:val="1"/>
          <w:numId w:val="30"/>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For students who do not have a case</w:t>
      </w:r>
      <w:ins w:id="80" w:author="Kaitlin" w:date="2025-08-07T20:50:00Z" w16du:dateUtc="2025-08-08T03:50:00Z">
        <w:r w:rsidR="00C34410">
          <w:rPr>
            <w:rFonts w:ascii="Montserrat" w:eastAsia="Montserrat" w:hAnsi="Montserrat" w:cs="Montserrat"/>
            <w:sz w:val="24"/>
            <w:szCs w:val="24"/>
            <w:lang w:val="en-US"/>
          </w:rPr>
          <w:t xml:space="preserve"> </w:t>
        </w:r>
      </w:ins>
      <w:r w:rsidRPr="00884D65">
        <w:rPr>
          <w:rFonts w:ascii="Montserrat" w:eastAsia="Montserrat" w:hAnsi="Montserrat" w:cs="Montserrat"/>
          <w:sz w:val="24"/>
          <w:szCs w:val="24"/>
          <w:lang w:val="en-US"/>
        </w:rPr>
        <w:t>worker or case</w:t>
      </w:r>
      <w:ins w:id="81" w:author="Kaitlin" w:date="2025-08-07T20:50:00Z" w16du:dateUtc="2025-08-08T03:50:00Z">
        <w:r w:rsidR="00C34410">
          <w:rPr>
            <w:rFonts w:ascii="Montserrat" w:eastAsia="Montserrat" w:hAnsi="Montserrat" w:cs="Montserrat"/>
            <w:sz w:val="24"/>
            <w:szCs w:val="24"/>
            <w:lang w:val="en-US"/>
          </w:rPr>
          <w:t xml:space="preserve"> </w:t>
        </w:r>
      </w:ins>
      <w:r w:rsidRPr="00884D65">
        <w:rPr>
          <w:rFonts w:ascii="Montserrat" w:eastAsia="Montserrat" w:hAnsi="Montserrat" w:cs="Montserrat"/>
          <w:sz w:val="24"/>
          <w:szCs w:val="24"/>
          <w:lang w:val="en-US"/>
        </w:rPr>
        <w:t xml:space="preserve">manager, 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Not Applicable.</w:t>
      </w:r>
      <w:r w:rsidR="00884D65">
        <w:rPr>
          <w:rFonts w:ascii="Montserrat" w:eastAsia="Montserrat" w:hAnsi="Montserrat" w:cs="Montserrat"/>
          <w:sz w:val="24"/>
          <w:szCs w:val="24"/>
          <w:lang w:val="en-US"/>
        </w:rPr>
        <w:t>”</w:t>
      </w:r>
    </w:p>
    <w:p w14:paraId="739A13A7" w14:textId="23715927" w:rsidR="004915A7" w:rsidRPr="00884D65" w:rsidRDefault="00000000">
      <w:pPr>
        <w:numPr>
          <w:ilvl w:val="0"/>
          <w:numId w:val="30"/>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lastRenderedPageBreak/>
        <w:t>Did you communicate with any other members of the student</w:t>
      </w:r>
      <w:r w:rsidR="00884D65">
        <w:rPr>
          <w:rFonts w:ascii="Montserrat" w:eastAsia="Montserrat" w:hAnsi="Montserrat" w:cs="Montserrat"/>
          <w:b/>
          <w:sz w:val="24"/>
          <w:szCs w:val="24"/>
          <w:lang w:val="en-US"/>
        </w:rPr>
        <w:t>’</w:t>
      </w:r>
      <w:r w:rsidRPr="00884D65">
        <w:rPr>
          <w:rFonts w:ascii="Montserrat" w:eastAsia="Montserrat" w:hAnsi="Montserrat" w:cs="Montserrat"/>
          <w:b/>
          <w:sz w:val="24"/>
          <w:szCs w:val="24"/>
          <w:lang w:val="en-US"/>
        </w:rPr>
        <w:t>s team?</w:t>
      </w:r>
      <w:r w:rsidRPr="00884D65">
        <w:rPr>
          <w:rFonts w:ascii="Montserrat" w:eastAsia="Montserrat" w:hAnsi="Montserrat" w:cs="Montserrat"/>
          <w:sz w:val="24"/>
          <w:szCs w:val="24"/>
          <w:lang w:val="en-US"/>
        </w:rPr>
        <w:t xml:space="preserve"> 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Yes</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if you communicated with any other members of 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s team that week. Otherwise, 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No.</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w:t>
      </w:r>
    </w:p>
    <w:p w14:paraId="78F0D3A4" w14:textId="54A2563B" w:rsidR="004915A7" w:rsidRPr="00884D65" w:rsidRDefault="00000000">
      <w:pPr>
        <w:numPr>
          <w:ilvl w:val="1"/>
          <w:numId w:val="30"/>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For students who do not have any other team members, 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Not Applicable.</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w:t>
      </w:r>
    </w:p>
    <w:p w14:paraId="49F44306" w14:textId="533623DD" w:rsidR="004915A7" w:rsidRPr="00884D65" w:rsidRDefault="00000000">
      <w:pPr>
        <w:numPr>
          <w:ilvl w:val="0"/>
          <w:numId w:val="30"/>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Engagement Notes:</w:t>
      </w:r>
      <w:r w:rsidRPr="00884D65">
        <w:rPr>
          <w:rFonts w:ascii="Montserrat" w:eastAsia="Montserrat" w:hAnsi="Montserrat" w:cs="Montserrat"/>
          <w:sz w:val="24"/>
          <w:szCs w:val="24"/>
          <w:lang w:val="en-US"/>
        </w:rPr>
        <w:t xml:space="preserve"> Add any additional details about 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s team and the purpose or content of the engagement. </w:t>
      </w:r>
    </w:p>
    <w:p w14:paraId="3ABC0E2E" w14:textId="77777777" w:rsidR="004915A7" w:rsidRPr="00884D65" w:rsidRDefault="004915A7">
      <w:pPr>
        <w:spacing w:line="259" w:lineRule="auto"/>
        <w:rPr>
          <w:rFonts w:ascii="Montserrat" w:eastAsia="Montserrat" w:hAnsi="Montserrat" w:cs="Montserrat"/>
          <w:sz w:val="24"/>
          <w:szCs w:val="24"/>
          <w:lang w:val="en-US"/>
        </w:rPr>
      </w:pPr>
    </w:p>
    <w:p w14:paraId="5B78BBBF" w14:textId="77777777" w:rsidR="004915A7" w:rsidRPr="00884D65" w:rsidRDefault="00000000">
      <w:pPr>
        <w:spacing w:line="259" w:lineRule="auto"/>
        <w:rPr>
          <w:rFonts w:ascii="Montserrat" w:eastAsia="Montserrat" w:hAnsi="Montserrat" w:cs="Montserrat"/>
          <w:b/>
          <w:color w:val="6C395C"/>
          <w:sz w:val="28"/>
          <w:szCs w:val="28"/>
          <w:lang w:val="en-US"/>
        </w:rPr>
      </w:pPr>
      <w:r w:rsidRPr="00884D65">
        <w:rPr>
          <w:rFonts w:ascii="Montserrat" w:eastAsia="Montserrat" w:hAnsi="Montserrat" w:cs="Montserrat"/>
          <w:b/>
          <w:color w:val="6C395C"/>
          <w:sz w:val="28"/>
          <w:szCs w:val="28"/>
          <w:lang w:val="en-US"/>
        </w:rPr>
        <w:t>END of Reporting Period Data Entry</w:t>
      </w:r>
    </w:p>
    <w:p w14:paraId="41C781B4" w14:textId="77777777" w:rsidR="004915A7" w:rsidRPr="00884D65" w:rsidRDefault="004915A7">
      <w:pPr>
        <w:spacing w:line="259" w:lineRule="auto"/>
        <w:rPr>
          <w:rFonts w:ascii="Montserrat" w:eastAsia="Montserrat" w:hAnsi="Montserrat" w:cs="Montserrat"/>
          <w:b/>
          <w:color w:val="6C395C"/>
          <w:sz w:val="28"/>
          <w:szCs w:val="28"/>
          <w:lang w:val="en-US"/>
        </w:rPr>
      </w:pPr>
    </w:p>
    <w:p w14:paraId="1DC79EC6" w14:textId="77777777" w:rsidR="004915A7" w:rsidRPr="00884D65" w:rsidRDefault="00000000">
      <w:pPr>
        <w:spacing w:line="259" w:lineRule="auto"/>
        <w:rPr>
          <w:rFonts w:ascii="Montserrat" w:eastAsia="Montserrat" w:hAnsi="Montserrat" w:cs="Montserrat"/>
          <w:b/>
          <w:color w:val="6C395C"/>
          <w:sz w:val="24"/>
          <w:szCs w:val="24"/>
          <w:lang w:val="en-US"/>
        </w:rPr>
      </w:pPr>
      <w:r w:rsidRPr="00884D65">
        <w:rPr>
          <w:rFonts w:ascii="Montserrat" w:eastAsia="Montserrat" w:hAnsi="Montserrat" w:cs="Montserrat"/>
          <w:b/>
          <w:color w:val="6C395C"/>
          <w:sz w:val="24"/>
          <w:szCs w:val="24"/>
          <w:lang w:val="en-US"/>
        </w:rPr>
        <w:t>Fill in the following fields at the END of Reporting Periods 1 and 2:</w:t>
      </w:r>
    </w:p>
    <w:p w14:paraId="0E22D73E" w14:textId="77777777" w:rsidR="004915A7" w:rsidRPr="00884D65" w:rsidRDefault="004915A7">
      <w:pPr>
        <w:spacing w:line="259" w:lineRule="auto"/>
        <w:rPr>
          <w:rFonts w:ascii="Montserrat" w:eastAsia="Montserrat" w:hAnsi="Montserrat" w:cs="Montserrat"/>
          <w:b/>
          <w:color w:val="6C395C"/>
          <w:sz w:val="24"/>
          <w:szCs w:val="24"/>
          <w:lang w:val="en-US"/>
        </w:rPr>
      </w:pPr>
    </w:p>
    <w:p w14:paraId="69A819AC" w14:textId="77777777" w:rsidR="004915A7" w:rsidRPr="00884D65" w:rsidRDefault="00000000">
      <w:pPr>
        <w:spacing w:line="259" w:lineRule="auto"/>
        <w:rPr>
          <w:rFonts w:ascii="Montserrat" w:eastAsia="Montserrat" w:hAnsi="Montserrat" w:cs="Montserrat"/>
          <w:b/>
          <w:color w:val="6C395C"/>
          <w:sz w:val="24"/>
          <w:szCs w:val="24"/>
          <w:lang w:val="en-US"/>
        </w:rPr>
      </w:pPr>
      <w:r w:rsidRPr="00884D65">
        <w:rPr>
          <w:rFonts w:ascii="Montserrat" w:eastAsia="Montserrat" w:hAnsi="Montserrat" w:cs="Montserrat"/>
          <w:b/>
          <w:noProof/>
          <w:color w:val="6C395C"/>
          <w:sz w:val="24"/>
          <w:szCs w:val="24"/>
          <w:lang w:val="en-US"/>
        </w:rPr>
        <w:drawing>
          <wp:inline distT="114300" distB="114300" distL="114300" distR="114300" wp14:anchorId="55D9D35C" wp14:editId="208E5FC4">
            <wp:extent cx="5943600" cy="13716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943600" cy="1371600"/>
                    </a:xfrm>
                    <a:prstGeom prst="rect">
                      <a:avLst/>
                    </a:prstGeom>
                    <a:ln/>
                  </pic:spPr>
                </pic:pic>
              </a:graphicData>
            </a:graphic>
          </wp:inline>
        </w:drawing>
      </w:r>
    </w:p>
    <w:p w14:paraId="70EDC581" w14:textId="77777777" w:rsidR="004915A7" w:rsidRPr="00884D65" w:rsidRDefault="004915A7">
      <w:pPr>
        <w:spacing w:line="259" w:lineRule="auto"/>
        <w:rPr>
          <w:rFonts w:ascii="Montserrat" w:eastAsia="Montserrat" w:hAnsi="Montserrat" w:cs="Montserrat"/>
          <w:sz w:val="24"/>
          <w:szCs w:val="24"/>
          <w:lang w:val="en-US"/>
        </w:rPr>
      </w:pPr>
    </w:p>
    <w:p w14:paraId="6CBEE6E3" w14:textId="77777777" w:rsidR="004915A7" w:rsidRPr="00884D65" w:rsidRDefault="00000000">
      <w:pPr>
        <w:numPr>
          <w:ilvl w:val="0"/>
          <w:numId w:val="21"/>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Reporting Period 1 ends on October 31</w:t>
      </w:r>
      <w:del w:id="82" w:author="Kaitlin" w:date="2025-08-07T20:51:00Z" w16du:dateUtc="2025-08-08T03:51:00Z">
        <w:r w:rsidRPr="00884D65" w:rsidDel="00C34410">
          <w:rPr>
            <w:rFonts w:ascii="Montserrat" w:eastAsia="Montserrat" w:hAnsi="Montserrat" w:cs="Montserrat"/>
            <w:sz w:val="24"/>
            <w:szCs w:val="24"/>
            <w:lang w:val="en-US"/>
          </w:rPr>
          <w:delText>st</w:delText>
        </w:r>
      </w:del>
      <w:r w:rsidRPr="00884D65">
        <w:rPr>
          <w:rFonts w:ascii="Montserrat" w:eastAsia="Montserrat" w:hAnsi="Montserrat" w:cs="Montserrat"/>
          <w:sz w:val="24"/>
          <w:szCs w:val="24"/>
          <w:lang w:val="en-US"/>
        </w:rPr>
        <w:t xml:space="preserve">. </w:t>
      </w:r>
    </w:p>
    <w:p w14:paraId="72AC8A92" w14:textId="77777777" w:rsidR="004915A7" w:rsidRPr="00884D65" w:rsidRDefault="00000000">
      <w:pPr>
        <w:numPr>
          <w:ilvl w:val="0"/>
          <w:numId w:val="21"/>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Reporting Period 2 ends on January 31</w:t>
      </w:r>
      <w:del w:id="83" w:author="Kaitlin" w:date="2025-08-07T20:51:00Z" w16du:dateUtc="2025-08-08T03:51:00Z">
        <w:r w:rsidRPr="00884D65" w:rsidDel="00C34410">
          <w:rPr>
            <w:rFonts w:ascii="Montserrat" w:eastAsia="Montserrat" w:hAnsi="Montserrat" w:cs="Montserrat"/>
            <w:sz w:val="24"/>
            <w:szCs w:val="24"/>
            <w:lang w:val="en-US"/>
          </w:rPr>
          <w:delText>st</w:delText>
        </w:r>
      </w:del>
      <w:r w:rsidRPr="00884D65">
        <w:rPr>
          <w:rFonts w:ascii="Montserrat" w:eastAsia="Montserrat" w:hAnsi="Montserrat" w:cs="Montserrat"/>
          <w:sz w:val="24"/>
          <w:szCs w:val="24"/>
          <w:lang w:val="en-US"/>
        </w:rPr>
        <w:t xml:space="preserve">. </w:t>
      </w:r>
    </w:p>
    <w:p w14:paraId="604D09D5" w14:textId="77777777" w:rsidR="004915A7" w:rsidRPr="00884D65" w:rsidRDefault="004915A7">
      <w:pPr>
        <w:spacing w:line="259" w:lineRule="auto"/>
        <w:rPr>
          <w:rFonts w:ascii="Montserrat" w:eastAsia="Montserrat" w:hAnsi="Montserrat" w:cs="Montserrat"/>
          <w:lang w:val="en-US"/>
        </w:rPr>
      </w:pPr>
    </w:p>
    <w:p w14:paraId="067F27E5" w14:textId="77777777" w:rsidR="004915A7" w:rsidRPr="00884D65" w:rsidRDefault="00000000">
      <w:pPr>
        <w:spacing w:line="259" w:lineRule="auto"/>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t xml:space="preserve">Note: The following fields require period-specific data. Be sure to follow the guidance provided below. </w:t>
      </w:r>
    </w:p>
    <w:p w14:paraId="572A24CD" w14:textId="77777777" w:rsidR="004915A7" w:rsidRPr="00884D65" w:rsidRDefault="004915A7">
      <w:pPr>
        <w:spacing w:line="259" w:lineRule="auto"/>
        <w:rPr>
          <w:rFonts w:ascii="Montserrat" w:eastAsia="Montserrat" w:hAnsi="Montserrat" w:cs="Montserrat"/>
          <w:lang w:val="en-US"/>
        </w:rPr>
      </w:pPr>
    </w:p>
    <w:p w14:paraId="06D2B78D" w14:textId="77777777" w:rsidR="004915A7" w:rsidRPr="00884D65" w:rsidRDefault="00000000">
      <w:pPr>
        <w:spacing w:line="259" w:lineRule="auto"/>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t>Attendance</w:t>
      </w:r>
    </w:p>
    <w:p w14:paraId="5CD83EFD" w14:textId="38FACA18" w:rsidR="004915A7" w:rsidRPr="00884D65" w:rsidRDefault="00000000">
      <w:pPr>
        <w:numPr>
          <w:ilvl w:val="0"/>
          <w:numId w:val="14"/>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 xml:space="preserve">Total Number of Days Student </w:t>
      </w:r>
      <w:ins w:id="84" w:author="Kaitlin" w:date="2025-08-07T20:51:00Z" w16du:dateUtc="2025-08-08T03:51:00Z">
        <w:r w:rsidR="008022C4">
          <w:rPr>
            <w:rFonts w:ascii="Montserrat" w:eastAsia="Montserrat" w:hAnsi="Montserrat" w:cs="Montserrat"/>
            <w:b/>
            <w:sz w:val="24"/>
            <w:szCs w:val="24"/>
            <w:lang w:val="en-US"/>
          </w:rPr>
          <w:t>W</w:t>
        </w:r>
      </w:ins>
      <w:del w:id="85" w:author="Kaitlin" w:date="2025-08-07T20:51:00Z" w16du:dateUtc="2025-08-08T03:51:00Z">
        <w:r w:rsidRPr="00884D65" w:rsidDel="008022C4">
          <w:rPr>
            <w:rFonts w:ascii="Montserrat" w:eastAsia="Montserrat" w:hAnsi="Montserrat" w:cs="Montserrat"/>
            <w:b/>
            <w:sz w:val="24"/>
            <w:szCs w:val="24"/>
            <w:lang w:val="en-US"/>
          </w:rPr>
          <w:delText>w</w:delText>
        </w:r>
      </w:del>
      <w:r w:rsidRPr="00884D65">
        <w:rPr>
          <w:rFonts w:ascii="Montserrat" w:eastAsia="Montserrat" w:hAnsi="Montserrat" w:cs="Montserrat"/>
          <w:b/>
          <w:sz w:val="24"/>
          <w:szCs w:val="24"/>
          <w:lang w:val="en-US"/>
        </w:rPr>
        <w:t xml:space="preserve">as Enrolled During the Reporting Period: </w:t>
      </w:r>
      <w:r w:rsidRPr="00884D65">
        <w:rPr>
          <w:rFonts w:ascii="Montserrat" w:eastAsia="Montserrat" w:hAnsi="Montserrat" w:cs="Montserrat"/>
          <w:sz w:val="24"/>
          <w:szCs w:val="24"/>
          <w:lang w:val="en-US"/>
        </w:rPr>
        <w:t xml:space="preserve">Enter the total number of days the student was enrolled during the reporting period. </w:t>
      </w:r>
    </w:p>
    <w:p w14:paraId="6EF55489" w14:textId="2CD6544A" w:rsidR="004915A7" w:rsidRPr="00884D65" w:rsidRDefault="00000000">
      <w:pPr>
        <w:numPr>
          <w:ilvl w:val="0"/>
          <w:numId w:val="14"/>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 xml:space="preserve">Total Number of Days Student </w:t>
      </w:r>
      <w:ins w:id="86" w:author="Kaitlin" w:date="2025-08-07T20:51:00Z" w16du:dateUtc="2025-08-08T03:51:00Z">
        <w:r w:rsidR="008022C4">
          <w:rPr>
            <w:rFonts w:ascii="Montserrat" w:eastAsia="Montserrat" w:hAnsi="Montserrat" w:cs="Montserrat"/>
            <w:b/>
            <w:sz w:val="24"/>
            <w:szCs w:val="24"/>
            <w:lang w:val="en-US"/>
          </w:rPr>
          <w:t>W</w:t>
        </w:r>
      </w:ins>
      <w:del w:id="87" w:author="Kaitlin" w:date="2025-08-07T20:51:00Z" w16du:dateUtc="2025-08-08T03:51:00Z">
        <w:r w:rsidRPr="00884D65" w:rsidDel="008022C4">
          <w:rPr>
            <w:rFonts w:ascii="Montserrat" w:eastAsia="Montserrat" w:hAnsi="Montserrat" w:cs="Montserrat"/>
            <w:b/>
            <w:sz w:val="24"/>
            <w:szCs w:val="24"/>
            <w:lang w:val="en-US"/>
          </w:rPr>
          <w:delText>w</w:delText>
        </w:r>
      </w:del>
      <w:r w:rsidRPr="00884D65">
        <w:rPr>
          <w:rFonts w:ascii="Montserrat" w:eastAsia="Montserrat" w:hAnsi="Montserrat" w:cs="Montserrat"/>
          <w:b/>
          <w:sz w:val="24"/>
          <w:szCs w:val="24"/>
          <w:lang w:val="en-US"/>
        </w:rPr>
        <w:t xml:space="preserve">as Absent During the Reporting Period: </w:t>
      </w:r>
      <w:r w:rsidRPr="00884D65">
        <w:rPr>
          <w:rFonts w:ascii="Montserrat" w:eastAsia="Montserrat" w:hAnsi="Montserrat" w:cs="Montserrat"/>
          <w:sz w:val="24"/>
          <w:szCs w:val="24"/>
          <w:lang w:val="en-US"/>
        </w:rPr>
        <w:t xml:space="preserve">Enter the total number of days the student was absent during the reporting period. </w:t>
      </w:r>
    </w:p>
    <w:p w14:paraId="54B909CC" w14:textId="38464C4A" w:rsidR="004915A7" w:rsidRPr="00884D65" w:rsidRDefault="00000000">
      <w:pPr>
        <w:numPr>
          <w:ilvl w:val="0"/>
          <w:numId w:val="14"/>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Attendance Percentage During the Reporting Period:</w:t>
      </w:r>
      <w:r w:rsidRPr="00884D65">
        <w:rPr>
          <w:rFonts w:ascii="Montserrat" w:eastAsia="Montserrat" w:hAnsi="Montserrat" w:cs="Montserrat"/>
          <w:sz w:val="24"/>
          <w:szCs w:val="24"/>
          <w:lang w:val="en-US"/>
        </w:rPr>
        <w:t xml:space="preserve"> Enter 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s attendance percentage for the reporting period. </w:t>
      </w:r>
    </w:p>
    <w:p w14:paraId="59B9C507" w14:textId="1F008F9A" w:rsidR="004915A7" w:rsidRPr="00884D65" w:rsidRDefault="00000000">
      <w:pPr>
        <w:numPr>
          <w:ilvl w:val="1"/>
          <w:numId w:val="14"/>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lastRenderedPageBreak/>
        <w:t>Before calculating attendance, mentors should check if 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s attendance percentage is available via the LEA</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s Student Information System (SIS).</w:t>
      </w:r>
    </w:p>
    <w:p w14:paraId="46C8894A" w14:textId="3C0DABDA" w:rsidR="004915A7" w:rsidRPr="00884D65" w:rsidRDefault="00000000">
      <w:pPr>
        <w:numPr>
          <w:ilvl w:val="1"/>
          <w:numId w:val="14"/>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If needed, you can use the Attendance Calculator tab to calculate 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s attendance percentage by entering the total number of days the student was enrolled and the total number of days the student was absent. </w:t>
      </w:r>
    </w:p>
    <w:p w14:paraId="1647BD5E" w14:textId="77777777" w:rsidR="004915A7" w:rsidRPr="00884D65" w:rsidRDefault="004915A7">
      <w:pPr>
        <w:spacing w:line="259" w:lineRule="auto"/>
        <w:rPr>
          <w:rFonts w:ascii="Montserrat" w:eastAsia="Montserrat" w:hAnsi="Montserrat" w:cs="Montserrat"/>
          <w:sz w:val="24"/>
          <w:szCs w:val="24"/>
          <w:lang w:val="en-US"/>
        </w:rPr>
      </w:pPr>
    </w:p>
    <w:p w14:paraId="59387EB0" w14:textId="77777777" w:rsidR="004915A7" w:rsidRPr="00884D65" w:rsidRDefault="00000000">
      <w:pPr>
        <w:spacing w:line="259" w:lineRule="auto"/>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t>Behavior</w:t>
      </w:r>
    </w:p>
    <w:p w14:paraId="676100F9" w14:textId="77777777" w:rsidR="004915A7" w:rsidRPr="00884D65" w:rsidRDefault="00000000">
      <w:pPr>
        <w:numPr>
          <w:ilvl w:val="0"/>
          <w:numId w:val="14"/>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Total Number of Suspensions Student Received During the Reporting Period:</w:t>
      </w:r>
      <w:r w:rsidRPr="00884D65">
        <w:rPr>
          <w:rFonts w:ascii="Montserrat" w:eastAsia="Montserrat" w:hAnsi="Montserrat" w:cs="Montserrat"/>
          <w:sz w:val="24"/>
          <w:szCs w:val="24"/>
          <w:lang w:val="en-US"/>
        </w:rPr>
        <w:t xml:space="preserve"> Enter the total number of suspensions the student received during the reporting period.</w:t>
      </w:r>
    </w:p>
    <w:p w14:paraId="0F6F44E6" w14:textId="77777777" w:rsidR="004915A7" w:rsidRPr="00884D65" w:rsidRDefault="004915A7">
      <w:pPr>
        <w:spacing w:line="259" w:lineRule="auto"/>
        <w:rPr>
          <w:rFonts w:ascii="Montserrat" w:eastAsia="Montserrat" w:hAnsi="Montserrat" w:cs="Montserrat"/>
          <w:sz w:val="24"/>
          <w:szCs w:val="24"/>
          <w:lang w:val="en-US"/>
        </w:rPr>
      </w:pPr>
    </w:p>
    <w:p w14:paraId="3AB2E95F" w14:textId="77777777" w:rsidR="004915A7" w:rsidRPr="00884D65" w:rsidRDefault="00000000">
      <w:pPr>
        <w:spacing w:line="259" w:lineRule="auto"/>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t>Course Performance</w:t>
      </w:r>
    </w:p>
    <w:p w14:paraId="7CAFB5BA" w14:textId="0CB4DCF3" w:rsidR="004915A7" w:rsidRPr="00884D65" w:rsidRDefault="00000000">
      <w:pPr>
        <w:numPr>
          <w:ilvl w:val="0"/>
          <w:numId w:val="14"/>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Total Number of Ds or 2s on the Student</w:t>
      </w:r>
      <w:r w:rsidR="00884D65">
        <w:rPr>
          <w:rFonts w:ascii="Montserrat" w:eastAsia="Montserrat" w:hAnsi="Montserrat" w:cs="Montserrat"/>
          <w:b/>
          <w:sz w:val="24"/>
          <w:szCs w:val="24"/>
          <w:lang w:val="en-US"/>
        </w:rPr>
        <w:t>’</w:t>
      </w:r>
      <w:r w:rsidRPr="00884D65">
        <w:rPr>
          <w:rFonts w:ascii="Montserrat" w:eastAsia="Montserrat" w:hAnsi="Montserrat" w:cs="Montserrat"/>
          <w:b/>
          <w:sz w:val="24"/>
          <w:szCs w:val="24"/>
          <w:lang w:val="en-US"/>
        </w:rPr>
        <w:t xml:space="preserve">s Most Recent Report Card: </w:t>
      </w:r>
      <w:r w:rsidRPr="00884D65">
        <w:rPr>
          <w:rFonts w:ascii="Montserrat" w:eastAsia="Montserrat" w:hAnsi="Montserrat" w:cs="Montserrat"/>
          <w:sz w:val="24"/>
          <w:szCs w:val="24"/>
          <w:lang w:val="en-US"/>
        </w:rPr>
        <w:t xml:space="preserve">Enter the total number of Ds or 2s a student received as a final course grade based on their most recent report card. </w:t>
      </w:r>
    </w:p>
    <w:p w14:paraId="7BDBA710" w14:textId="6A3D8879" w:rsidR="004915A7" w:rsidRPr="00884D65" w:rsidRDefault="00000000">
      <w:pPr>
        <w:numPr>
          <w:ilvl w:val="0"/>
          <w:numId w:val="14"/>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Total Number of Fs or 1s on the Student</w:t>
      </w:r>
      <w:r w:rsidR="00884D65">
        <w:rPr>
          <w:rFonts w:ascii="Montserrat" w:eastAsia="Montserrat" w:hAnsi="Montserrat" w:cs="Montserrat"/>
          <w:b/>
          <w:sz w:val="24"/>
          <w:szCs w:val="24"/>
          <w:lang w:val="en-US"/>
        </w:rPr>
        <w:t>’</w:t>
      </w:r>
      <w:r w:rsidRPr="00884D65">
        <w:rPr>
          <w:rFonts w:ascii="Montserrat" w:eastAsia="Montserrat" w:hAnsi="Montserrat" w:cs="Montserrat"/>
          <w:b/>
          <w:sz w:val="24"/>
          <w:szCs w:val="24"/>
          <w:lang w:val="en-US"/>
        </w:rPr>
        <w:t xml:space="preserve">s Most Recent Report Card: </w:t>
      </w:r>
      <w:r w:rsidRPr="00884D65">
        <w:rPr>
          <w:rFonts w:ascii="Montserrat" w:eastAsia="Montserrat" w:hAnsi="Montserrat" w:cs="Montserrat"/>
          <w:sz w:val="24"/>
          <w:szCs w:val="24"/>
          <w:lang w:val="en-US"/>
        </w:rPr>
        <w:t xml:space="preserve">Enter the total number of Fs or 1s a student received as a final course grade based on their most recent report card. </w:t>
      </w:r>
    </w:p>
    <w:p w14:paraId="34A512D0" w14:textId="090AE00F" w:rsidR="004915A7" w:rsidRPr="00884D65" w:rsidRDefault="00000000">
      <w:pPr>
        <w:numPr>
          <w:ilvl w:val="0"/>
          <w:numId w:val="14"/>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Cumulative GPA at the End of the Reporting Period:</w:t>
      </w:r>
      <w:r w:rsidRPr="00884D65">
        <w:rPr>
          <w:rFonts w:ascii="Montserrat" w:eastAsia="Montserrat" w:hAnsi="Montserrat" w:cs="Montserrat"/>
          <w:sz w:val="24"/>
          <w:szCs w:val="24"/>
          <w:lang w:val="en-US"/>
        </w:rPr>
        <w:t xml:space="preserve"> For middle and high school students, enter 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s cumulative GPA at the end of the reporting period, rounded to two decimal places (</w:t>
      </w:r>
      <w:ins w:id="88" w:author="Kaitlin" w:date="2025-08-07T20:52:00Z" w16du:dateUtc="2025-08-08T03:52:00Z">
        <w:r w:rsidR="008022C4">
          <w:rPr>
            <w:rFonts w:ascii="Montserrat" w:eastAsia="Montserrat" w:hAnsi="Montserrat" w:cs="Montserrat"/>
            <w:sz w:val="24"/>
            <w:szCs w:val="24"/>
            <w:lang w:val="en-US"/>
          </w:rPr>
          <w:t>f</w:t>
        </w:r>
      </w:ins>
      <w:del w:id="89" w:author="Kaitlin" w:date="2025-08-07T20:52:00Z" w16du:dateUtc="2025-08-08T03:52:00Z">
        <w:r w:rsidRPr="00884D65" w:rsidDel="008022C4">
          <w:rPr>
            <w:rFonts w:ascii="Montserrat" w:eastAsia="Montserrat" w:hAnsi="Montserrat" w:cs="Montserrat"/>
            <w:sz w:val="24"/>
            <w:szCs w:val="24"/>
            <w:lang w:val="en-US"/>
          </w:rPr>
          <w:delText>F</w:delText>
        </w:r>
      </w:del>
      <w:r w:rsidRPr="00884D65">
        <w:rPr>
          <w:rFonts w:ascii="Montserrat" w:eastAsia="Montserrat" w:hAnsi="Montserrat" w:cs="Montserrat"/>
          <w:sz w:val="24"/>
          <w:szCs w:val="24"/>
          <w:lang w:val="en-US"/>
        </w:rPr>
        <w:t>or example: 3.10</w:t>
      </w:r>
      <w:ins w:id="90" w:author="Kaitlin" w:date="2025-08-07T20:52:00Z" w16du:dateUtc="2025-08-08T03:52:00Z">
        <w:r w:rsidR="008022C4">
          <w:rPr>
            <w:rFonts w:ascii="Montserrat" w:eastAsia="Montserrat" w:hAnsi="Montserrat" w:cs="Montserrat"/>
            <w:sz w:val="24"/>
            <w:szCs w:val="24"/>
            <w:lang w:val="en-US"/>
          </w:rPr>
          <w:t>,</w:t>
        </w:r>
      </w:ins>
      <w:r w:rsidRPr="00884D65">
        <w:rPr>
          <w:rFonts w:ascii="Montserrat" w:eastAsia="Montserrat" w:hAnsi="Montserrat" w:cs="Montserrat"/>
          <w:sz w:val="24"/>
          <w:szCs w:val="24"/>
          <w:lang w:val="en-US"/>
        </w:rPr>
        <w:t xml:space="preserve"> NOT 3.1)</w:t>
      </w:r>
      <w:ins w:id="91" w:author="Kaitlin" w:date="2025-08-07T20:52:00Z" w16du:dateUtc="2025-08-08T03:52:00Z">
        <w:r w:rsidR="008022C4">
          <w:rPr>
            <w:rFonts w:ascii="Montserrat" w:eastAsia="Montserrat" w:hAnsi="Montserrat" w:cs="Montserrat"/>
            <w:sz w:val="24"/>
            <w:szCs w:val="24"/>
            <w:lang w:val="en-US"/>
          </w:rPr>
          <w:t>.</w:t>
        </w:r>
      </w:ins>
    </w:p>
    <w:p w14:paraId="3BCF9519" w14:textId="321B9BD7" w:rsidR="004915A7" w:rsidRPr="00884D65" w:rsidRDefault="00000000">
      <w:pPr>
        <w:numPr>
          <w:ilvl w:val="1"/>
          <w:numId w:val="14"/>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For elementary or middle school students attending a school where GPA is not collected, enter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Not Applicable.</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w:t>
      </w:r>
    </w:p>
    <w:p w14:paraId="2597AA43" w14:textId="59F2C166" w:rsidR="004915A7" w:rsidRPr="00884D65" w:rsidRDefault="00000000">
      <w:pPr>
        <w:numPr>
          <w:ilvl w:val="0"/>
          <w:numId w:val="14"/>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 xml:space="preserve">Number of Credits at the End of the Reporting Period: </w:t>
      </w:r>
      <w:r w:rsidRPr="00884D65">
        <w:rPr>
          <w:rFonts w:ascii="Montserrat" w:eastAsia="Montserrat" w:hAnsi="Montserrat" w:cs="Montserrat"/>
          <w:sz w:val="24"/>
          <w:szCs w:val="24"/>
          <w:lang w:val="en-US"/>
        </w:rPr>
        <w:t>For high school students, enter the total number of credits the student has earned to date, rounded to one decimal place (for example</w:t>
      </w:r>
      <w:ins w:id="92" w:author="Kaitlin" w:date="2025-08-07T20:53:00Z" w16du:dateUtc="2025-08-08T03:53:00Z">
        <w:r w:rsidR="008022C4">
          <w:rPr>
            <w:rFonts w:ascii="Montserrat" w:eastAsia="Montserrat" w:hAnsi="Montserrat" w:cs="Montserrat"/>
            <w:sz w:val="24"/>
            <w:szCs w:val="24"/>
            <w:lang w:val="en-US"/>
          </w:rPr>
          <w:t>:</w:t>
        </w:r>
      </w:ins>
      <w:del w:id="93" w:author="Kaitlin" w:date="2025-08-07T20:53:00Z" w16du:dateUtc="2025-08-08T03:53:00Z">
        <w:r w:rsidRPr="00884D65" w:rsidDel="008022C4">
          <w:rPr>
            <w:rFonts w:ascii="Montserrat" w:eastAsia="Montserrat" w:hAnsi="Montserrat" w:cs="Montserrat"/>
            <w:sz w:val="24"/>
            <w:szCs w:val="24"/>
            <w:lang w:val="en-US"/>
          </w:rPr>
          <w:delText>,</w:delText>
        </w:r>
      </w:del>
      <w:r w:rsidRPr="00884D65">
        <w:rPr>
          <w:rFonts w:ascii="Montserrat" w:eastAsia="Montserrat" w:hAnsi="Montserrat" w:cs="Montserrat"/>
          <w:sz w:val="24"/>
          <w:szCs w:val="24"/>
          <w:lang w:val="en-US"/>
        </w:rPr>
        <w:t xml:space="preserve"> 3.6, NOT 4). </w:t>
      </w:r>
    </w:p>
    <w:p w14:paraId="466B9F6F" w14:textId="4B73E420" w:rsidR="004915A7" w:rsidRPr="00884D65" w:rsidRDefault="00000000">
      <w:pPr>
        <w:numPr>
          <w:ilvl w:val="1"/>
          <w:numId w:val="14"/>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For elementary and middle school students, enter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Not Applicable.</w:t>
      </w:r>
      <w:r w:rsidR="00884D65">
        <w:rPr>
          <w:rFonts w:ascii="Montserrat" w:eastAsia="Montserrat" w:hAnsi="Montserrat" w:cs="Montserrat"/>
          <w:sz w:val="24"/>
          <w:szCs w:val="24"/>
          <w:lang w:val="en-US"/>
        </w:rPr>
        <w:t>”</w:t>
      </w:r>
    </w:p>
    <w:p w14:paraId="29D05006" w14:textId="77777777" w:rsidR="004915A7" w:rsidRPr="00884D65" w:rsidRDefault="004915A7">
      <w:pPr>
        <w:spacing w:line="259" w:lineRule="auto"/>
        <w:rPr>
          <w:rFonts w:ascii="Montserrat" w:eastAsia="Montserrat" w:hAnsi="Montserrat" w:cs="Montserrat"/>
          <w:sz w:val="24"/>
          <w:szCs w:val="24"/>
          <w:lang w:val="en-US"/>
        </w:rPr>
      </w:pPr>
    </w:p>
    <w:p w14:paraId="379AC2D5" w14:textId="77777777" w:rsidR="004915A7" w:rsidRPr="00884D65" w:rsidRDefault="00000000">
      <w:pPr>
        <w:spacing w:line="259" w:lineRule="auto"/>
        <w:rPr>
          <w:rFonts w:ascii="Montserrat" w:eastAsia="Montserrat" w:hAnsi="Montserrat" w:cs="Montserrat"/>
          <w:b/>
          <w:color w:val="6C395C"/>
          <w:sz w:val="24"/>
          <w:szCs w:val="24"/>
          <w:lang w:val="en-US"/>
        </w:rPr>
      </w:pPr>
      <w:r w:rsidRPr="00884D65">
        <w:rPr>
          <w:lang w:val="en-US"/>
        </w:rPr>
        <w:br w:type="page"/>
      </w:r>
    </w:p>
    <w:p w14:paraId="47313840" w14:textId="77777777" w:rsidR="004915A7" w:rsidRPr="00884D65" w:rsidRDefault="00000000">
      <w:pPr>
        <w:spacing w:line="259" w:lineRule="auto"/>
        <w:rPr>
          <w:rFonts w:ascii="Montserrat" w:eastAsia="Montserrat" w:hAnsi="Montserrat" w:cs="Montserrat"/>
          <w:b/>
          <w:color w:val="6C395C"/>
          <w:sz w:val="24"/>
          <w:szCs w:val="24"/>
          <w:lang w:val="en-US"/>
        </w:rPr>
      </w:pPr>
      <w:r w:rsidRPr="00884D65">
        <w:rPr>
          <w:rFonts w:ascii="Montserrat" w:eastAsia="Montserrat" w:hAnsi="Montserrat" w:cs="Montserrat"/>
          <w:b/>
          <w:color w:val="6C395C"/>
          <w:sz w:val="24"/>
          <w:szCs w:val="24"/>
          <w:lang w:val="en-US"/>
        </w:rPr>
        <w:lastRenderedPageBreak/>
        <w:t xml:space="preserve">Fill in the following fields at the end of Reporting Period 3: </w:t>
      </w:r>
    </w:p>
    <w:p w14:paraId="4647C50B" w14:textId="77777777" w:rsidR="004915A7" w:rsidRPr="00884D65" w:rsidRDefault="004915A7">
      <w:pPr>
        <w:spacing w:line="259" w:lineRule="auto"/>
        <w:rPr>
          <w:rFonts w:ascii="Montserrat" w:eastAsia="Montserrat" w:hAnsi="Montserrat" w:cs="Montserrat"/>
          <w:b/>
          <w:color w:val="6C395C"/>
          <w:sz w:val="24"/>
          <w:szCs w:val="24"/>
          <w:lang w:val="en-US"/>
        </w:rPr>
      </w:pPr>
    </w:p>
    <w:p w14:paraId="4A5F1003" w14:textId="77777777" w:rsidR="004915A7" w:rsidRPr="00884D65" w:rsidRDefault="00000000">
      <w:pPr>
        <w:spacing w:line="259" w:lineRule="auto"/>
        <w:rPr>
          <w:rFonts w:ascii="Montserrat" w:eastAsia="Montserrat" w:hAnsi="Montserrat" w:cs="Montserrat"/>
          <w:b/>
          <w:color w:val="6C395C"/>
          <w:sz w:val="24"/>
          <w:szCs w:val="24"/>
          <w:lang w:val="en-US"/>
        </w:rPr>
      </w:pPr>
      <w:r w:rsidRPr="00884D65">
        <w:rPr>
          <w:rFonts w:ascii="Montserrat" w:eastAsia="Montserrat" w:hAnsi="Montserrat" w:cs="Montserrat"/>
          <w:b/>
          <w:noProof/>
          <w:color w:val="6C395C"/>
          <w:sz w:val="24"/>
          <w:szCs w:val="24"/>
          <w:lang w:val="en-US"/>
        </w:rPr>
        <w:drawing>
          <wp:inline distT="114300" distB="114300" distL="114300" distR="114300" wp14:anchorId="10FCB8E6" wp14:editId="4A4E0919">
            <wp:extent cx="5943600" cy="1435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943600" cy="1435100"/>
                    </a:xfrm>
                    <a:prstGeom prst="rect">
                      <a:avLst/>
                    </a:prstGeom>
                    <a:ln/>
                  </pic:spPr>
                </pic:pic>
              </a:graphicData>
            </a:graphic>
          </wp:inline>
        </w:drawing>
      </w:r>
    </w:p>
    <w:p w14:paraId="3BF614D6" w14:textId="77777777" w:rsidR="004915A7" w:rsidRPr="00884D65" w:rsidRDefault="004915A7">
      <w:pPr>
        <w:spacing w:line="259" w:lineRule="auto"/>
        <w:rPr>
          <w:rFonts w:ascii="Montserrat" w:eastAsia="Montserrat" w:hAnsi="Montserrat" w:cs="Montserrat"/>
          <w:b/>
          <w:color w:val="6C395C"/>
          <w:sz w:val="24"/>
          <w:szCs w:val="24"/>
          <w:lang w:val="en-US"/>
        </w:rPr>
      </w:pPr>
    </w:p>
    <w:p w14:paraId="6A8A3619" w14:textId="77777777" w:rsidR="004915A7" w:rsidRPr="00884D65" w:rsidRDefault="00000000">
      <w:pPr>
        <w:numPr>
          <w:ilvl w:val="0"/>
          <w:numId w:val="19"/>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Reporting Period 3 ends at the end of the academic year. </w:t>
      </w:r>
    </w:p>
    <w:p w14:paraId="534A4D8C" w14:textId="77777777" w:rsidR="004915A7" w:rsidRPr="00884D65" w:rsidRDefault="004915A7">
      <w:pPr>
        <w:spacing w:line="259" w:lineRule="auto"/>
        <w:rPr>
          <w:rFonts w:ascii="Montserrat" w:eastAsia="Montserrat" w:hAnsi="Montserrat" w:cs="Montserrat"/>
          <w:lang w:val="en-US"/>
        </w:rPr>
      </w:pPr>
    </w:p>
    <w:p w14:paraId="648DE659" w14:textId="77777777" w:rsidR="004915A7" w:rsidRPr="00884D65" w:rsidRDefault="00000000">
      <w:pPr>
        <w:spacing w:line="259" w:lineRule="auto"/>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t xml:space="preserve">Note: The following fields require aggregate data for the current academic year. Be sure to follow the guidance provided below. </w:t>
      </w:r>
    </w:p>
    <w:p w14:paraId="32CAD327" w14:textId="77777777" w:rsidR="004915A7" w:rsidRPr="00884D65" w:rsidRDefault="004915A7">
      <w:pPr>
        <w:spacing w:line="259" w:lineRule="auto"/>
        <w:rPr>
          <w:rFonts w:ascii="Montserrat" w:eastAsia="Montserrat" w:hAnsi="Montserrat" w:cs="Montserrat"/>
          <w:sz w:val="24"/>
          <w:szCs w:val="24"/>
          <w:lang w:val="en-US"/>
        </w:rPr>
      </w:pPr>
    </w:p>
    <w:p w14:paraId="2A134B72" w14:textId="77777777" w:rsidR="004915A7" w:rsidRPr="00884D65" w:rsidRDefault="00000000">
      <w:pPr>
        <w:spacing w:line="259" w:lineRule="auto"/>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t>Attendance</w:t>
      </w:r>
    </w:p>
    <w:p w14:paraId="41422ACE" w14:textId="0271EF6A" w:rsidR="004915A7" w:rsidRPr="00884D65" w:rsidRDefault="00000000">
      <w:pPr>
        <w:numPr>
          <w:ilvl w:val="0"/>
          <w:numId w:val="12"/>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 xml:space="preserve">Total Number of Days Student </w:t>
      </w:r>
      <w:ins w:id="94" w:author="Kaitlin" w:date="2025-08-07T20:53:00Z" w16du:dateUtc="2025-08-08T03:53:00Z">
        <w:r w:rsidR="008022C4">
          <w:rPr>
            <w:rFonts w:ascii="Montserrat" w:eastAsia="Montserrat" w:hAnsi="Montserrat" w:cs="Montserrat"/>
            <w:b/>
            <w:sz w:val="24"/>
            <w:szCs w:val="24"/>
            <w:lang w:val="en-US"/>
          </w:rPr>
          <w:t>W</w:t>
        </w:r>
      </w:ins>
      <w:del w:id="95" w:author="Kaitlin" w:date="2025-08-07T20:53:00Z" w16du:dateUtc="2025-08-08T03:53:00Z">
        <w:r w:rsidRPr="00884D65" w:rsidDel="008022C4">
          <w:rPr>
            <w:rFonts w:ascii="Montserrat" w:eastAsia="Montserrat" w:hAnsi="Montserrat" w:cs="Montserrat"/>
            <w:b/>
            <w:sz w:val="24"/>
            <w:szCs w:val="24"/>
            <w:lang w:val="en-US"/>
          </w:rPr>
          <w:delText>w</w:delText>
        </w:r>
      </w:del>
      <w:r w:rsidRPr="00884D65">
        <w:rPr>
          <w:rFonts w:ascii="Montserrat" w:eastAsia="Montserrat" w:hAnsi="Montserrat" w:cs="Montserrat"/>
          <w:b/>
          <w:sz w:val="24"/>
          <w:szCs w:val="24"/>
          <w:lang w:val="en-US"/>
        </w:rPr>
        <w:t xml:space="preserve">as Enrolled During the Academic Year: </w:t>
      </w:r>
      <w:r w:rsidRPr="00884D65">
        <w:rPr>
          <w:rFonts w:ascii="Montserrat" w:eastAsia="Montserrat" w:hAnsi="Montserrat" w:cs="Montserrat"/>
          <w:sz w:val="24"/>
          <w:szCs w:val="24"/>
          <w:lang w:val="en-US"/>
        </w:rPr>
        <w:t xml:space="preserve">Enter the total number of days the student was enrolled during the academic year. </w:t>
      </w:r>
    </w:p>
    <w:p w14:paraId="22710B3C" w14:textId="2D4A9784" w:rsidR="004915A7" w:rsidRPr="00884D65" w:rsidRDefault="00000000">
      <w:pPr>
        <w:numPr>
          <w:ilvl w:val="0"/>
          <w:numId w:val="12"/>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 xml:space="preserve">Total Number of Days Student </w:t>
      </w:r>
      <w:ins w:id="96" w:author="Kaitlin" w:date="2025-08-07T20:53:00Z" w16du:dateUtc="2025-08-08T03:53:00Z">
        <w:r w:rsidR="008022C4">
          <w:rPr>
            <w:rFonts w:ascii="Montserrat" w:eastAsia="Montserrat" w:hAnsi="Montserrat" w:cs="Montserrat"/>
            <w:b/>
            <w:sz w:val="24"/>
            <w:szCs w:val="24"/>
            <w:lang w:val="en-US"/>
          </w:rPr>
          <w:t>W</w:t>
        </w:r>
      </w:ins>
      <w:del w:id="97" w:author="Kaitlin" w:date="2025-08-07T20:53:00Z" w16du:dateUtc="2025-08-08T03:53:00Z">
        <w:r w:rsidRPr="00884D65" w:rsidDel="008022C4">
          <w:rPr>
            <w:rFonts w:ascii="Montserrat" w:eastAsia="Montserrat" w:hAnsi="Montserrat" w:cs="Montserrat"/>
            <w:b/>
            <w:sz w:val="24"/>
            <w:szCs w:val="24"/>
            <w:lang w:val="en-US"/>
          </w:rPr>
          <w:delText>w</w:delText>
        </w:r>
      </w:del>
      <w:r w:rsidRPr="00884D65">
        <w:rPr>
          <w:rFonts w:ascii="Montserrat" w:eastAsia="Montserrat" w:hAnsi="Montserrat" w:cs="Montserrat"/>
          <w:b/>
          <w:sz w:val="24"/>
          <w:szCs w:val="24"/>
          <w:lang w:val="en-US"/>
        </w:rPr>
        <w:t xml:space="preserve">as Absent During the Academic Year: </w:t>
      </w:r>
      <w:r w:rsidRPr="00884D65">
        <w:rPr>
          <w:rFonts w:ascii="Montserrat" w:eastAsia="Montserrat" w:hAnsi="Montserrat" w:cs="Montserrat"/>
          <w:sz w:val="24"/>
          <w:szCs w:val="24"/>
          <w:lang w:val="en-US"/>
        </w:rPr>
        <w:t xml:space="preserve">Enter the total number of days the student was absent during the academic year. </w:t>
      </w:r>
    </w:p>
    <w:p w14:paraId="65C8D3F0" w14:textId="60B238CC" w:rsidR="004915A7" w:rsidRPr="00884D65" w:rsidRDefault="00000000">
      <w:pPr>
        <w:numPr>
          <w:ilvl w:val="0"/>
          <w:numId w:val="12"/>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 xml:space="preserve">Attendance Percentage for the Academic Year: </w:t>
      </w:r>
      <w:r w:rsidRPr="00884D65">
        <w:rPr>
          <w:rFonts w:ascii="Montserrat" w:eastAsia="Montserrat" w:hAnsi="Montserrat" w:cs="Montserrat"/>
          <w:sz w:val="24"/>
          <w:szCs w:val="24"/>
          <w:lang w:val="en-US"/>
        </w:rPr>
        <w:t>Enter 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s attendance percentage for the academic year. </w:t>
      </w:r>
    </w:p>
    <w:p w14:paraId="6477818A" w14:textId="090A8B00" w:rsidR="004915A7" w:rsidRPr="00884D65" w:rsidRDefault="00000000">
      <w:pPr>
        <w:numPr>
          <w:ilvl w:val="1"/>
          <w:numId w:val="12"/>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Before calculating attendance, mentors should check if 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s attendance percentage is available via the LEA</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s Student Information System (SIS).</w:t>
      </w:r>
    </w:p>
    <w:p w14:paraId="57B185CA" w14:textId="68178549" w:rsidR="004915A7" w:rsidRPr="00884D65" w:rsidRDefault="00000000">
      <w:pPr>
        <w:numPr>
          <w:ilvl w:val="1"/>
          <w:numId w:val="12"/>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If needed, you can use the Attendance Calculator tab to calculate 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s attendance percentage by entering the total number of days the student was enrolled and the total number of days the student was absent. </w:t>
      </w:r>
    </w:p>
    <w:p w14:paraId="50667D7C" w14:textId="77777777" w:rsidR="004915A7" w:rsidRPr="00884D65" w:rsidRDefault="004915A7">
      <w:pPr>
        <w:spacing w:line="259" w:lineRule="auto"/>
        <w:rPr>
          <w:rFonts w:ascii="Montserrat" w:eastAsia="Montserrat" w:hAnsi="Montserrat" w:cs="Montserrat"/>
          <w:lang w:val="en-US"/>
        </w:rPr>
      </w:pPr>
    </w:p>
    <w:p w14:paraId="06E8D57E" w14:textId="77777777" w:rsidR="004915A7" w:rsidRPr="00884D65" w:rsidRDefault="00000000">
      <w:pPr>
        <w:spacing w:line="259" w:lineRule="auto"/>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t>Behavior</w:t>
      </w:r>
    </w:p>
    <w:p w14:paraId="2D52F547" w14:textId="77777777" w:rsidR="004915A7" w:rsidRPr="00884D65" w:rsidRDefault="00000000">
      <w:pPr>
        <w:numPr>
          <w:ilvl w:val="0"/>
          <w:numId w:val="12"/>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Total Number of Suspensions Student Received During the Academic Year:</w:t>
      </w:r>
      <w:r w:rsidRPr="00884D65">
        <w:rPr>
          <w:rFonts w:ascii="Montserrat" w:eastAsia="Montserrat" w:hAnsi="Montserrat" w:cs="Montserrat"/>
          <w:sz w:val="24"/>
          <w:szCs w:val="24"/>
          <w:lang w:val="en-US"/>
        </w:rPr>
        <w:t xml:space="preserve"> Enter the total number of suspensions the student received during the academic year.</w:t>
      </w:r>
    </w:p>
    <w:p w14:paraId="6298689A" w14:textId="77777777" w:rsidR="004915A7" w:rsidRPr="00884D65" w:rsidRDefault="004915A7">
      <w:pPr>
        <w:spacing w:line="259" w:lineRule="auto"/>
        <w:rPr>
          <w:rFonts w:ascii="Montserrat" w:eastAsia="Montserrat" w:hAnsi="Montserrat" w:cs="Montserrat"/>
          <w:b/>
          <w:sz w:val="24"/>
          <w:szCs w:val="24"/>
          <w:lang w:val="en-US"/>
        </w:rPr>
      </w:pPr>
    </w:p>
    <w:p w14:paraId="0BF1C48C" w14:textId="77777777" w:rsidR="004915A7" w:rsidRPr="00884D65" w:rsidRDefault="00000000">
      <w:pPr>
        <w:spacing w:line="259" w:lineRule="auto"/>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lastRenderedPageBreak/>
        <w:t>Course Performance</w:t>
      </w:r>
    </w:p>
    <w:p w14:paraId="550DF837" w14:textId="2581618C" w:rsidR="004915A7" w:rsidRPr="00884D65" w:rsidRDefault="00000000">
      <w:pPr>
        <w:numPr>
          <w:ilvl w:val="0"/>
          <w:numId w:val="12"/>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 xml:space="preserve">Total Number of Ds or 2s Student Received on </w:t>
      </w:r>
      <w:ins w:id="98" w:author="Kaitlin" w:date="2025-08-07T20:54:00Z" w16du:dateUtc="2025-08-08T03:54:00Z">
        <w:r w:rsidR="008022C4">
          <w:rPr>
            <w:rFonts w:ascii="Montserrat" w:eastAsia="Montserrat" w:hAnsi="Montserrat" w:cs="Montserrat"/>
            <w:b/>
            <w:sz w:val="24"/>
            <w:szCs w:val="24"/>
            <w:lang w:val="en-US"/>
          </w:rPr>
          <w:t>T</w:t>
        </w:r>
      </w:ins>
      <w:del w:id="99" w:author="Kaitlin" w:date="2025-08-07T20:54:00Z" w16du:dateUtc="2025-08-08T03:54:00Z">
        <w:r w:rsidRPr="00884D65" w:rsidDel="008022C4">
          <w:rPr>
            <w:rFonts w:ascii="Montserrat" w:eastAsia="Montserrat" w:hAnsi="Montserrat" w:cs="Montserrat"/>
            <w:b/>
            <w:sz w:val="24"/>
            <w:szCs w:val="24"/>
            <w:lang w:val="en-US"/>
          </w:rPr>
          <w:delText>t</w:delText>
        </w:r>
      </w:del>
      <w:r w:rsidRPr="00884D65">
        <w:rPr>
          <w:rFonts w:ascii="Montserrat" w:eastAsia="Montserrat" w:hAnsi="Montserrat" w:cs="Montserrat"/>
          <w:b/>
          <w:sz w:val="24"/>
          <w:szCs w:val="24"/>
          <w:lang w:val="en-US"/>
        </w:rPr>
        <w:t>heir Final Report Card for the Academic Year:</w:t>
      </w:r>
      <w:r w:rsidRPr="00884D65">
        <w:rPr>
          <w:rFonts w:ascii="Montserrat" w:eastAsia="Montserrat" w:hAnsi="Montserrat" w:cs="Montserrat"/>
          <w:sz w:val="24"/>
          <w:szCs w:val="24"/>
          <w:lang w:val="en-US"/>
        </w:rPr>
        <w:t xml:space="preserve"> Enter the total number of Ds or 2s a student received as a final course grade for the academic year. </w:t>
      </w:r>
    </w:p>
    <w:p w14:paraId="13F82927" w14:textId="0153244A" w:rsidR="004915A7" w:rsidRPr="00884D65" w:rsidRDefault="00000000">
      <w:pPr>
        <w:numPr>
          <w:ilvl w:val="0"/>
          <w:numId w:val="12"/>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 xml:space="preserve">Total Number of Fs or 1s Student Received on </w:t>
      </w:r>
      <w:ins w:id="100" w:author="Kaitlin" w:date="2025-08-07T20:54:00Z" w16du:dateUtc="2025-08-08T03:54:00Z">
        <w:r w:rsidR="008022C4">
          <w:rPr>
            <w:rFonts w:ascii="Montserrat" w:eastAsia="Montserrat" w:hAnsi="Montserrat" w:cs="Montserrat"/>
            <w:b/>
            <w:sz w:val="24"/>
            <w:szCs w:val="24"/>
            <w:lang w:val="en-US"/>
          </w:rPr>
          <w:t>T</w:t>
        </w:r>
      </w:ins>
      <w:del w:id="101" w:author="Kaitlin" w:date="2025-08-07T20:54:00Z" w16du:dateUtc="2025-08-08T03:54:00Z">
        <w:r w:rsidRPr="00884D65" w:rsidDel="008022C4">
          <w:rPr>
            <w:rFonts w:ascii="Montserrat" w:eastAsia="Montserrat" w:hAnsi="Montserrat" w:cs="Montserrat"/>
            <w:b/>
            <w:sz w:val="24"/>
            <w:szCs w:val="24"/>
            <w:lang w:val="en-US"/>
          </w:rPr>
          <w:delText>t</w:delText>
        </w:r>
      </w:del>
      <w:r w:rsidRPr="00884D65">
        <w:rPr>
          <w:rFonts w:ascii="Montserrat" w:eastAsia="Montserrat" w:hAnsi="Montserrat" w:cs="Montserrat"/>
          <w:b/>
          <w:sz w:val="24"/>
          <w:szCs w:val="24"/>
          <w:lang w:val="en-US"/>
        </w:rPr>
        <w:t xml:space="preserve">heir Final Report Card for the Academic Year: </w:t>
      </w:r>
      <w:r w:rsidRPr="00884D65">
        <w:rPr>
          <w:rFonts w:ascii="Montserrat" w:eastAsia="Montserrat" w:hAnsi="Montserrat" w:cs="Montserrat"/>
          <w:sz w:val="24"/>
          <w:szCs w:val="24"/>
          <w:lang w:val="en-US"/>
        </w:rPr>
        <w:t xml:space="preserve">Enter the total number of Fs or 1s a student received as a final course grade for the academic year. </w:t>
      </w:r>
    </w:p>
    <w:p w14:paraId="324F8879" w14:textId="2A981B03" w:rsidR="004915A7" w:rsidRPr="00884D65" w:rsidRDefault="00000000">
      <w:pPr>
        <w:numPr>
          <w:ilvl w:val="0"/>
          <w:numId w:val="12"/>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Cumulative GPA at the End of the Academic Year:</w:t>
      </w:r>
      <w:r w:rsidRPr="00884D65">
        <w:rPr>
          <w:rFonts w:ascii="Montserrat" w:eastAsia="Montserrat" w:hAnsi="Montserrat" w:cs="Montserrat"/>
          <w:sz w:val="24"/>
          <w:szCs w:val="24"/>
          <w:lang w:val="en-US"/>
        </w:rPr>
        <w:t xml:space="preserve"> For middle and high school students, enter 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s cumulative GPA at the end of the academic year, rounded to two decimal places (</w:t>
      </w:r>
      <w:ins w:id="102" w:author="Kaitlin" w:date="2025-08-07T20:54:00Z" w16du:dateUtc="2025-08-08T03:54:00Z">
        <w:r w:rsidR="008902DE">
          <w:rPr>
            <w:rFonts w:ascii="Montserrat" w:eastAsia="Montserrat" w:hAnsi="Montserrat" w:cs="Montserrat"/>
            <w:sz w:val="24"/>
            <w:szCs w:val="24"/>
            <w:lang w:val="en-US"/>
          </w:rPr>
          <w:t>f</w:t>
        </w:r>
      </w:ins>
      <w:del w:id="103" w:author="Kaitlin" w:date="2025-08-07T20:54:00Z" w16du:dateUtc="2025-08-08T03:54:00Z">
        <w:r w:rsidRPr="00884D65" w:rsidDel="008902DE">
          <w:rPr>
            <w:rFonts w:ascii="Montserrat" w:eastAsia="Montserrat" w:hAnsi="Montserrat" w:cs="Montserrat"/>
            <w:sz w:val="24"/>
            <w:szCs w:val="24"/>
            <w:lang w:val="en-US"/>
          </w:rPr>
          <w:delText>F</w:delText>
        </w:r>
      </w:del>
      <w:r w:rsidRPr="00884D65">
        <w:rPr>
          <w:rFonts w:ascii="Montserrat" w:eastAsia="Montserrat" w:hAnsi="Montserrat" w:cs="Montserrat"/>
          <w:sz w:val="24"/>
          <w:szCs w:val="24"/>
          <w:lang w:val="en-US"/>
        </w:rPr>
        <w:t>or example: 3.10</w:t>
      </w:r>
      <w:ins w:id="104" w:author="Kaitlin" w:date="2025-08-07T20:54:00Z" w16du:dateUtc="2025-08-08T03:54:00Z">
        <w:r w:rsidR="008902DE">
          <w:rPr>
            <w:rFonts w:ascii="Montserrat" w:eastAsia="Montserrat" w:hAnsi="Montserrat" w:cs="Montserrat"/>
            <w:sz w:val="24"/>
            <w:szCs w:val="24"/>
            <w:lang w:val="en-US"/>
          </w:rPr>
          <w:t>,</w:t>
        </w:r>
      </w:ins>
      <w:r w:rsidRPr="00884D65">
        <w:rPr>
          <w:rFonts w:ascii="Montserrat" w:eastAsia="Montserrat" w:hAnsi="Montserrat" w:cs="Montserrat"/>
          <w:sz w:val="24"/>
          <w:szCs w:val="24"/>
          <w:lang w:val="en-US"/>
        </w:rPr>
        <w:t xml:space="preserve"> NOT 3.1)</w:t>
      </w:r>
      <w:ins w:id="105" w:author="Kaitlin" w:date="2025-08-07T20:54:00Z" w16du:dateUtc="2025-08-08T03:54:00Z">
        <w:r w:rsidR="008902DE">
          <w:rPr>
            <w:rFonts w:ascii="Montserrat" w:eastAsia="Montserrat" w:hAnsi="Montserrat" w:cs="Montserrat"/>
            <w:sz w:val="24"/>
            <w:szCs w:val="24"/>
            <w:lang w:val="en-US"/>
          </w:rPr>
          <w:t>.</w:t>
        </w:r>
      </w:ins>
    </w:p>
    <w:p w14:paraId="3033527D" w14:textId="4B717987" w:rsidR="004915A7" w:rsidRPr="00884D65" w:rsidRDefault="00000000">
      <w:pPr>
        <w:numPr>
          <w:ilvl w:val="1"/>
          <w:numId w:val="12"/>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For elementary </w:t>
      </w:r>
      <w:del w:id="106" w:author="Super Copy Editors" w:date="2025-08-08T12:46:00Z" w16du:dateUtc="2025-08-08T16:46:00Z">
        <w:r w:rsidRPr="00884D65" w:rsidDel="00A553C0">
          <w:rPr>
            <w:rFonts w:ascii="Montserrat" w:eastAsia="Montserrat" w:hAnsi="Montserrat" w:cs="Montserrat"/>
            <w:sz w:val="24"/>
            <w:szCs w:val="24"/>
            <w:lang w:val="en-US"/>
          </w:rPr>
          <w:delText xml:space="preserve">students </w:delText>
        </w:r>
      </w:del>
      <w:r w:rsidRPr="00884D65">
        <w:rPr>
          <w:rFonts w:ascii="Montserrat" w:eastAsia="Montserrat" w:hAnsi="Montserrat" w:cs="Montserrat"/>
          <w:sz w:val="24"/>
          <w:szCs w:val="24"/>
          <w:lang w:val="en-US"/>
        </w:rPr>
        <w:t xml:space="preserve">or middle school students attending a school where GPA is not collected, enter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Not Applicable.</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w:t>
      </w:r>
    </w:p>
    <w:p w14:paraId="3BF058A8" w14:textId="2D4B9710" w:rsidR="004915A7" w:rsidRPr="00884D65" w:rsidRDefault="00000000">
      <w:pPr>
        <w:numPr>
          <w:ilvl w:val="0"/>
          <w:numId w:val="12"/>
        </w:numPr>
        <w:spacing w:line="259" w:lineRule="auto"/>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t xml:space="preserve">Number of Credits at the End of the Academic Year: </w:t>
      </w:r>
      <w:r w:rsidRPr="00884D65">
        <w:rPr>
          <w:rFonts w:ascii="Montserrat" w:eastAsia="Montserrat" w:hAnsi="Montserrat" w:cs="Montserrat"/>
          <w:sz w:val="24"/>
          <w:szCs w:val="24"/>
          <w:lang w:val="en-US"/>
        </w:rPr>
        <w:t>For high school students, enter the total number of credits the student has earned to date, rounded to one decimal place (for example</w:t>
      </w:r>
      <w:ins w:id="107" w:author="Kaitlin" w:date="2025-08-07T20:54:00Z" w16du:dateUtc="2025-08-08T03:54:00Z">
        <w:r w:rsidR="008902DE">
          <w:rPr>
            <w:rFonts w:ascii="Montserrat" w:eastAsia="Montserrat" w:hAnsi="Montserrat" w:cs="Montserrat"/>
            <w:sz w:val="24"/>
            <w:szCs w:val="24"/>
            <w:lang w:val="en-US"/>
          </w:rPr>
          <w:t xml:space="preserve">: </w:t>
        </w:r>
      </w:ins>
      <w:del w:id="108" w:author="Kaitlin" w:date="2025-08-07T20:54:00Z" w16du:dateUtc="2025-08-08T03:54:00Z">
        <w:r w:rsidRPr="00884D65" w:rsidDel="008902DE">
          <w:rPr>
            <w:rFonts w:ascii="Montserrat" w:eastAsia="Montserrat" w:hAnsi="Montserrat" w:cs="Montserrat"/>
            <w:sz w:val="24"/>
            <w:szCs w:val="24"/>
            <w:lang w:val="en-US"/>
          </w:rPr>
          <w:delText xml:space="preserve">, </w:delText>
        </w:r>
      </w:del>
      <w:r w:rsidRPr="00884D65">
        <w:rPr>
          <w:rFonts w:ascii="Montserrat" w:eastAsia="Montserrat" w:hAnsi="Montserrat" w:cs="Montserrat"/>
          <w:sz w:val="24"/>
          <w:szCs w:val="24"/>
          <w:lang w:val="en-US"/>
        </w:rPr>
        <w:t xml:space="preserve">3.6, NOT 4). </w:t>
      </w:r>
    </w:p>
    <w:p w14:paraId="0E85F74E" w14:textId="0ED01E62" w:rsidR="004915A7" w:rsidRPr="00884D65" w:rsidRDefault="00000000">
      <w:pPr>
        <w:numPr>
          <w:ilvl w:val="1"/>
          <w:numId w:val="12"/>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For elementary and middle school students, enter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Not Applicable.</w:t>
      </w:r>
      <w:r w:rsidR="00884D65">
        <w:rPr>
          <w:rFonts w:ascii="Montserrat" w:eastAsia="Montserrat" w:hAnsi="Montserrat" w:cs="Montserrat"/>
          <w:sz w:val="24"/>
          <w:szCs w:val="24"/>
          <w:lang w:val="en-US"/>
        </w:rPr>
        <w:t>”</w:t>
      </w:r>
    </w:p>
    <w:p w14:paraId="446D2FBF" w14:textId="77777777" w:rsidR="004915A7" w:rsidRPr="00884D65" w:rsidRDefault="00000000">
      <w:pPr>
        <w:numPr>
          <w:ilvl w:val="0"/>
          <w:numId w:val="12"/>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Total Number of Credits Earned in the Academic Year:</w:t>
      </w:r>
      <w:r w:rsidRPr="00884D65">
        <w:rPr>
          <w:rFonts w:ascii="Montserrat" w:eastAsia="Montserrat" w:hAnsi="Montserrat" w:cs="Montserrat"/>
          <w:sz w:val="24"/>
          <w:szCs w:val="24"/>
          <w:lang w:val="en-US"/>
        </w:rPr>
        <w:t xml:space="preserve"> For high school students, enter the total number of credits the student earned during the current academic year, rounded to one decimal place. </w:t>
      </w:r>
    </w:p>
    <w:p w14:paraId="2BCD8602" w14:textId="4DB87F3D" w:rsidR="004915A7" w:rsidRPr="00884D65" w:rsidRDefault="00000000">
      <w:pPr>
        <w:numPr>
          <w:ilvl w:val="1"/>
          <w:numId w:val="12"/>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For elementary and middle school students, enter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Not Applicable.</w:t>
      </w:r>
      <w:r w:rsidR="00884D65">
        <w:rPr>
          <w:rFonts w:ascii="Montserrat" w:eastAsia="Montserrat" w:hAnsi="Montserrat" w:cs="Montserrat"/>
          <w:sz w:val="24"/>
          <w:szCs w:val="24"/>
          <w:lang w:val="en-US"/>
        </w:rPr>
        <w:t>”</w:t>
      </w:r>
    </w:p>
    <w:p w14:paraId="069AC97B" w14:textId="77777777" w:rsidR="004915A7" w:rsidRPr="00884D65" w:rsidRDefault="00000000">
      <w:pPr>
        <w:pStyle w:val="Heading1"/>
        <w:rPr>
          <w:rFonts w:ascii="Montserrat" w:eastAsia="Montserrat" w:hAnsi="Montserrat" w:cs="Montserrat"/>
          <w:b/>
          <w:sz w:val="32"/>
          <w:szCs w:val="32"/>
          <w:lang w:val="en-US"/>
        </w:rPr>
      </w:pPr>
      <w:bookmarkStart w:id="109" w:name="_6y6oborwcf8h" w:colFirst="0" w:colLast="0"/>
      <w:bookmarkEnd w:id="109"/>
      <w:r w:rsidRPr="00884D65">
        <w:rPr>
          <w:lang w:val="en-US"/>
        </w:rPr>
        <w:br w:type="page"/>
      </w:r>
    </w:p>
    <w:p w14:paraId="7B30237C" w14:textId="77777777" w:rsidR="004915A7" w:rsidRPr="00884D65" w:rsidRDefault="00000000">
      <w:pPr>
        <w:pStyle w:val="Heading1"/>
        <w:rPr>
          <w:rFonts w:ascii="Montserrat" w:eastAsia="Montserrat" w:hAnsi="Montserrat" w:cs="Montserrat"/>
          <w:b/>
          <w:sz w:val="32"/>
          <w:szCs w:val="32"/>
          <w:lang w:val="en-US"/>
        </w:rPr>
      </w:pPr>
      <w:bookmarkStart w:id="110" w:name="_gd19z4hswe0r" w:colFirst="0" w:colLast="0"/>
      <w:bookmarkEnd w:id="110"/>
      <w:r w:rsidRPr="00884D65">
        <w:rPr>
          <w:rFonts w:ascii="Montserrat" w:eastAsia="Montserrat" w:hAnsi="Montserrat" w:cs="Montserrat"/>
          <w:b/>
          <w:sz w:val="32"/>
          <w:szCs w:val="32"/>
          <w:lang w:val="en-US"/>
        </w:rPr>
        <w:lastRenderedPageBreak/>
        <w:t>Check &amp; Connect Reporting Form Instructions</w:t>
      </w:r>
    </w:p>
    <w:p w14:paraId="00CE47E8" w14:textId="77777777" w:rsidR="004915A7" w:rsidRPr="00884D65" w:rsidRDefault="00000000">
      <w:pPr>
        <w:pStyle w:val="Heading2"/>
        <w:rPr>
          <w:rFonts w:ascii="Montserrat" w:eastAsia="Montserrat" w:hAnsi="Montserrat" w:cs="Montserrat"/>
          <w:sz w:val="28"/>
          <w:szCs w:val="28"/>
          <w:lang w:val="en-US"/>
        </w:rPr>
      </w:pPr>
      <w:bookmarkStart w:id="111" w:name="_kfdinsbj6ewp" w:colFirst="0" w:colLast="0"/>
      <w:bookmarkEnd w:id="111"/>
      <w:r w:rsidRPr="00884D65">
        <w:rPr>
          <w:rFonts w:ascii="Montserrat" w:eastAsia="Montserrat" w:hAnsi="Montserrat" w:cs="Montserrat"/>
          <w:b/>
          <w:sz w:val="28"/>
          <w:szCs w:val="28"/>
          <w:lang w:val="en-US"/>
        </w:rPr>
        <w:t>Overview</w:t>
      </w:r>
    </w:p>
    <w:p w14:paraId="04A94C80" w14:textId="77777777" w:rsidR="004915A7" w:rsidRPr="00884D65" w:rsidRDefault="00000000">
      <w:p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Mentors, mentor coordinators, or directors must complete and submit the Check &amp; Connect Reporting Form (via Google Forms) for each student at the end of every reporting period. Once submitted, the form is automatically received by </w:t>
      </w:r>
      <w:hyperlink r:id="rId17">
        <w:r w:rsidR="004915A7" w:rsidRPr="00884D65">
          <w:rPr>
            <w:rFonts w:ascii="Montserrat" w:eastAsia="Montserrat" w:hAnsi="Montserrat" w:cs="Montserrat"/>
            <w:color w:val="053DF5"/>
            <w:sz w:val="24"/>
            <w:szCs w:val="24"/>
            <w:u w:val="single"/>
            <w:lang w:val="en-US"/>
          </w:rPr>
          <w:t>Amanda Charlesworth</w:t>
        </w:r>
      </w:hyperlink>
      <w:r w:rsidRPr="00884D65">
        <w:rPr>
          <w:rFonts w:ascii="Montserrat" w:eastAsia="Montserrat" w:hAnsi="Montserrat" w:cs="Montserrat"/>
          <w:sz w:val="24"/>
          <w:szCs w:val="24"/>
          <w:lang w:val="en-US"/>
        </w:rPr>
        <w:t xml:space="preserve">, USBE YIC Check &amp; Connect Program Specialist. </w:t>
      </w:r>
    </w:p>
    <w:p w14:paraId="6DE88D56" w14:textId="77777777" w:rsidR="004915A7" w:rsidRPr="00884D65" w:rsidRDefault="004915A7">
      <w:pPr>
        <w:rPr>
          <w:rFonts w:ascii="Montserrat" w:eastAsia="Montserrat" w:hAnsi="Montserrat" w:cs="Montserrat"/>
          <w:sz w:val="24"/>
          <w:szCs w:val="24"/>
          <w:lang w:val="en-US"/>
        </w:rPr>
      </w:pPr>
    </w:p>
    <w:p w14:paraId="0D83027B" w14:textId="77777777" w:rsidR="004915A7" w:rsidRPr="00884D65" w:rsidRDefault="00000000">
      <w:pPr>
        <w:spacing w:after="160"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At the end of each reporting period, mentor teams should use the data from the Student Details and Summary tabs of the Check &amp; Connect Mentor Weekly Notes to complete one Check &amp; Connect Reporting Form per student. </w:t>
      </w:r>
    </w:p>
    <w:p w14:paraId="7602E200" w14:textId="77777777" w:rsidR="004915A7" w:rsidRPr="00884D65" w:rsidRDefault="00000000">
      <w:pPr>
        <w:spacing w:after="160" w:line="259" w:lineRule="auto"/>
        <w:rPr>
          <w:rFonts w:ascii="Montserrat" w:eastAsia="Montserrat" w:hAnsi="Montserrat" w:cs="Montserrat"/>
          <w:b/>
          <w:sz w:val="28"/>
          <w:szCs w:val="28"/>
          <w:lang w:val="en-US"/>
        </w:rPr>
      </w:pPr>
      <w:r w:rsidRPr="00884D65">
        <w:rPr>
          <w:rFonts w:ascii="Montserrat" w:eastAsia="Montserrat" w:hAnsi="Montserrat" w:cs="Montserrat"/>
          <w:b/>
          <w:sz w:val="28"/>
          <w:szCs w:val="28"/>
          <w:lang w:val="en-US"/>
        </w:rPr>
        <w:t>Important Dates</w:t>
      </w:r>
    </w:p>
    <w:p w14:paraId="67A5187A" w14:textId="77777777" w:rsidR="004915A7" w:rsidRPr="00884D65" w:rsidRDefault="00000000">
      <w:pPr>
        <w:numPr>
          <w:ilvl w:val="0"/>
          <w:numId w:val="16"/>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Reporting Period 1:</w:t>
      </w:r>
      <w:r w:rsidRPr="00884D65">
        <w:rPr>
          <w:rFonts w:ascii="Montserrat" w:eastAsia="Montserrat" w:hAnsi="Montserrat" w:cs="Montserrat"/>
          <w:sz w:val="24"/>
          <w:szCs w:val="24"/>
          <w:lang w:val="en-US"/>
        </w:rPr>
        <w:t xml:space="preserve"> Reporting Forms should be submitted by November 15</w:t>
      </w:r>
      <w:del w:id="112" w:author="Kaitlin" w:date="2025-08-07T20:57:00Z" w16du:dateUtc="2025-08-08T03:57:00Z">
        <w:r w:rsidRPr="00884D65" w:rsidDel="00C048BE">
          <w:rPr>
            <w:rFonts w:ascii="Montserrat" w:eastAsia="Montserrat" w:hAnsi="Montserrat" w:cs="Montserrat"/>
            <w:sz w:val="24"/>
            <w:szCs w:val="24"/>
            <w:lang w:val="en-US"/>
          </w:rPr>
          <w:delText>th</w:delText>
        </w:r>
      </w:del>
      <w:r w:rsidRPr="00884D65">
        <w:rPr>
          <w:rFonts w:ascii="Montserrat" w:eastAsia="Montserrat" w:hAnsi="Montserrat" w:cs="Montserrat"/>
          <w:sz w:val="24"/>
          <w:szCs w:val="24"/>
          <w:lang w:val="en-US"/>
        </w:rPr>
        <w:t xml:space="preserve">. </w:t>
      </w:r>
    </w:p>
    <w:p w14:paraId="43A8F189" w14:textId="77777777" w:rsidR="004915A7" w:rsidRPr="00884D65" w:rsidRDefault="00000000">
      <w:pPr>
        <w:numPr>
          <w:ilvl w:val="0"/>
          <w:numId w:val="16"/>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Reporting Period 2:</w:t>
      </w:r>
      <w:r w:rsidRPr="00884D65">
        <w:rPr>
          <w:rFonts w:ascii="Montserrat" w:eastAsia="Montserrat" w:hAnsi="Montserrat" w:cs="Montserrat"/>
          <w:sz w:val="24"/>
          <w:szCs w:val="24"/>
          <w:lang w:val="en-US"/>
        </w:rPr>
        <w:t xml:space="preserve"> Reporting Forms should be submitted by February 15</w:t>
      </w:r>
      <w:del w:id="113" w:author="Kaitlin" w:date="2025-08-07T20:57:00Z" w16du:dateUtc="2025-08-08T03:57:00Z">
        <w:r w:rsidRPr="00884D65" w:rsidDel="00C048BE">
          <w:rPr>
            <w:rFonts w:ascii="Montserrat" w:eastAsia="Montserrat" w:hAnsi="Montserrat" w:cs="Montserrat"/>
            <w:sz w:val="24"/>
            <w:szCs w:val="24"/>
            <w:lang w:val="en-US"/>
          </w:rPr>
          <w:delText>th</w:delText>
        </w:r>
      </w:del>
      <w:r w:rsidRPr="00884D65">
        <w:rPr>
          <w:rFonts w:ascii="Montserrat" w:eastAsia="Montserrat" w:hAnsi="Montserrat" w:cs="Montserrat"/>
          <w:sz w:val="24"/>
          <w:szCs w:val="24"/>
          <w:lang w:val="en-US"/>
        </w:rPr>
        <w:t xml:space="preserve">. </w:t>
      </w:r>
    </w:p>
    <w:p w14:paraId="43470038" w14:textId="77777777" w:rsidR="004915A7" w:rsidRPr="00884D65" w:rsidRDefault="00000000">
      <w:pPr>
        <w:numPr>
          <w:ilvl w:val="0"/>
          <w:numId w:val="16"/>
        </w:numPr>
        <w:spacing w:after="160"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Reporting Period 3:</w:t>
      </w:r>
      <w:r w:rsidRPr="00884D65">
        <w:rPr>
          <w:rFonts w:ascii="Montserrat" w:eastAsia="Montserrat" w:hAnsi="Montserrat" w:cs="Montserrat"/>
          <w:sz w:val="24"/>
          <w:szCs w:val="24"/>
          <w:lang w:val="en-US"/>
        </w:rPr>
        <w:t xml:space="preserve"> Reporting Forms should be submitted by June 15</w:t>
      </w:r>
      <w:del w:id="114" w:author="Kaitlin" w:date="2025-08-07T20:57:00Z" w16du:dateUtc="2025-08-08T03:57:00Z">
        <w:r w:rsidRPr="00884D65" w:rsidDel="00C048BE">
          <w:rPr>
            <w:rFonts w:ascii="Montserrat" w:eastAsia="Montserrat" w:hAnsi="Montserrat" w:cs="Montserrat"/>
            <w:sz w:val="24"/>
            <w:szCs w:val="24"/>
            <w:lang w:val="en-US"/>
          </w:rPr>
          <w:delText>th</w:delText>
        </w:r>
      </w:del>
      <w:r w:rsidRPr="00884D65">
        <w:rPr>
          <w:rFonts w:ascii="Montserrat" w:eastAsia="Montserrat" w:hAnsi="Montserrat" w:cs="Montserrat"/>
          <w:sz w:val="24"/>
          <w:szCs w:val="24"/>
          <w:lang w:val="en-US"/>
        </w:rPr>
        <w:t xml:space="preserve">. </w:t>
      </w:r>
    </w:p>
    <w:p w14:paraId="15E029F4" w14:textId="2BF3FB24" w:rsidR="004915A7" w:rsidRPr="00884D65" w:rsidRDefault="00000000">
      <w:pPr>
        <w:pStyle w:val="Heading2"/>
        <w:rPr>
          <w:rFonts w:ascii="Montserrat" w:eastAsia="Montserrat" w:hAnsi="Montserrat" w:cs="Montserrat"/>
          <w:b/>
          <w:sz w:val="28"/>
          <w:szCs w:val="28"/>
          <w:lang w:val="en-US"/>
        </w:rPr>
      </w:pPr>
      <w:bookmarkStart w:id="115" w:name="_you8ospwkmzb" w:colFirst="0" w:colLast="0"/>
      <w:bookmarkEnd w:id="115"/>
      <w:r w:rsidRPr="00884D65">
        <w:rPr>
          <w:rFonts w:ascii="Montserrat" w:eastAsia="Montserrat" w:hAnsi="Montserrat" w:cs="Montserrat"/>
          <w:b/>
          <w:sz w:val="28"/>
          <w:szCs w:val="28"/>
          <w:lang w:val="en-US"/>
        </w:rPr>
        <w:t xml:space="preserve">Filling </w:t>
      </w:r>
      <w:ins w:id="116" w:author="Kaitlin" w:date="2025-08-07T20:58:00Z" w16du:dateUtc="2025-08-08T03:58:00Z">
        <w:r w:rsidR="00C048BE">
          <w:rPr>
            <w:rFonts w:ascii="Montserrat" w:eastAsia="Montserrat" w:hAnsi="Montserrat" w:cs="Montserrat"/>
            <w:b/>
            <w:sz w:val="28"/>
            <w:szCs w:val="28"/>
            <w:lang w:val="en-US"/>
          </w:rPr>
          <w:t>O</w:t>
        </w:r>
      </w:ins>
      <w:del w:id="117" w:author="Kaitlin" w:date="2025-08-07T20:58:00Z" w16du:dateUtc="2025-08-08T03:58:00Z">
        <w:r w:rsidRPr="00884D65" w:rsidDel="00C048BE">
          <w:rPr>
            <w:rFonts w:ascii="Montserrat" w:eastAsia="Montserrat" w:hAnsi="Montserrat" w:cs="Montserrat"/>
            <w:b/>
            <w:sz w:val="28"/>
            <w:szCs w:val="28"/>
            <w:lang w:val="en-US"/>
          </w:rPr>
          <w:delText>o</w:delText>
        </w:r>
      </w:del>
      <w:r w:rsidRPr="00884D65">
        <w:rPr>
          <w:rFonts w:ascii="Montserrat" w:eastAsia="Montserrat" w:hAnsi="Montserrat" w:cs="Montserrat"/>
          <w:b/>
          <w:sz w:val="28"/>
          <w:szCs w:val="28"/>
          <w:lang w:val="en-US"/>
        </w:rPr>
        <w:t>ut the Check &amp; Connect Reporting Form</w:t>
      </w:r>
    </w:p>
    <w:p w14:paraId="53B645AA" w14:textId="77777777" w:rsidR="004915A7" w:rsidRPr="00884D65" w:rsidRDefault="00000000">
      <w:pPr>
        <w:numPr>
          <w:ilvl w:val="0"/>
          <w:numId w:val="24"/>
        </w:numPr>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Click the link to the Check &amp; Connect Reporting Form</w:t>
      </w:r>
      <w:r w:rsidRPr="00884D65">
        <w:rPr>
          <w:rFonts w:ascii="Montserrat" w:eastAsia="Montserrat" w:hAnsi="Montserrat" w:cs="Montserrat"/>
          <w:sz w:val="24"/>
          <w:szCs w:val="24"/>
          <w:lang w:val="en-US"/>
        </w:rPr>
        <w:t xml:space="preserve"> shared by USBE.</w:t>
      </w:r>
    </w:p>
    <w:p w14:paraId="129B644D" w14:textId="77777777" w:rsidR="004915A7" w:rsidRPr="00884D65" w:rsidRDefault="00000000">
      <w:pPr>
        <w:numPr>
          <w:ilvl w:val="0"/>
          <w:numId w:val="24"/>
        </w:numPr>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t xml:space="preserve">Enter your district email address. </w:t>
      </w:r>
    </w:p>
    <w:p w14:paraId="6E6393C5" w14:textId="4E612308" w:rsidR="004915A7" w:rsidRPr="00884D65" w:rsidRDefault="00000000">
      <w:pPr>
        <w:numPr>
          <w:ilvl w:val="1"/>
          <w:numId w:val="24"/>
        </w:numPr>
        <w:rPr>
          <w:rFonts w:ascii="Montserrat" w:eastAsia="Montserrat" w:hAnsi="Montserrat" w:cs="Montserrat"/>
          <w:sz w:val="24"/>
          <w:szCs w:val="24"/>
          <w:lang w:val="en-US"/>
        </w:rPr>
      </w:pPr>
      <w:del w:id="118" w:author="Super Copy Editors" w:date="2025-08-08T12:46:00Z" w16du:dateUtc="2025-08-08T16:46:00Z">
        <w:r w:rsidRPr="00884D65" w:rsidDel="00A553C0">
          <w:rPr>
            <w:rFonts w:ascii="Montserrat" w:eastAsia="Montserrat" w:hAnsi="Montserrat" w:cs="Montserrat"/>
            <w:sz w:val="24"/>
            <w:szCs w:val="24"/>
            <w:lang w:val="en-US"/>
          </w:rPr>
          <w:delText>Ensure that you are using</w:delText>
        </w:r>
      </w:del>
      <w:ins w:id="119" w:author="Super Copy Editors" w:date="2025-08-08T12:46:00Z" w16du:dateUtc="2025-08-08T16:46:00Z">
        <w:r w:rsidR="00A553C0">
          <w:rPr>
            <w:rFonts w:ascii="Montserrat" w:eastAsia="Montserrat" w:hAnsi="Montserrat" w:cs="Montserrat"/>
            <w:sz w:val="24"/>
            <w:szCs w:val="24"/>
            <w:lang w:val="en-US"/>
          </w:rPr>
          <w:t>Use</w:t>
        </w:r>
      </w:ins>
      <w:r w:rsidRPr="00884D65">
        <w:rPr>
          <w:rFonts w:ascii="Montserrat" w:eastAsia="Montserrat" w:hAnsi="Montserrat" w:cs="Montserrat"/>
          <w:sz w:val="24"/>
          <w:szCs w:val="24"/>
          <w:lang w:val="en-US"/>
        </w:rPr>
        <w:t xml:space="preserve"> your district credentials (i.e., your district/work email address</w:t>
      </w:r>
      <w:del w:id="120" w:author="Super Copy Editors" w:date="2025-08-08T12:47:00Z" w16du:dateUtc="2025-08-08T16:47:00Z">
        <w:r w:rsidRPr="00884D65" w:rsidDel="00A553C0">
          <w:rPr>
            <w:rFonts w:ascii="Montserrat" w:eastAsia="Montserrat" w:hAnsi="Montserrat" w:cs="Montserrat"/>
            <w:sz w:val="24"/>
            <w:szCs w:val="24"/>
            <w:lang w:val="en-US"/>
          </w:rPr>
          <w:delText xml:space="preserve"> and</w:delText>
        </w:r>
      </w:del>
      <w:ins w:id="121" w:author="Super Copy Editors" w:date="2025-08-08T12:47:00Z" w16du:dateUtc="2025-08-08T16:47:00Z">
        <w:r w:rsidR="00A553C0">
          <w:rPr>
            <w:rFonts w:ascii="Montserrat" w:eastAsia="Montserrat" w:hAnsi="Montserrat" w:cs="Montserrat"/>
            <w:sz w:val="24"/>
            <w:szCs w:val="24"/>
            <w:lang w:val="en-US"/>
          </w:rPr>
          <w:t>,</w:t>
        </w:r>
      </w:ins>
      <w:r w:rsidRPr="00884D65">
        <w:rPr>
          <w:rFonts w:ascii="Montserrat" w:eastAsia="Montserrat" w:hAnsi="Montserrat" w:cs="Montserrat"/>
          <w:sz w:val="24"/>
          <w:szCs w:val="24"/>
          <w:lang w:val="en-US"/>
        </w:rPr>
        <w:t xml:space="preserve"> NOT your personal email address).</w:t>
      </w:r>
    </w:p>
    <w:p w14:paraId="7D28D670" w14:textId="77777777" w:rsidR="004915A7" w:rsidRPr="00884D65" w:rsidRDefault="004915A7">
      <w:pPr>
        <w:ind w:left="1440"/>
        <w:rPr>
          <w:rFonts w:ascii="Montserrat" w:eastAsia="Montserrat" w:hAnsi="Montserrat" w:cs="Montserrat"/>
          <w:sz w:val="24"/>
          <w:szCs w:val="24"/>
          <w:lang w:val="en-US"/>
        </w:rPr>
      </w:pPr>
    </w:p>
    <w:p w14:paraId="22B779DB" w14:textId="77777777" w:rsidR="004915A7" w:rsidRPr="00884D65" w:rsidRDefault="00000000">
      <w:pPr>
        <w:rPr>
          <w:rFonts w:ascii="Montserrat" w:eastAsia="Montserrat" w:hAnsi="Montserrat" w:cs="Montserrat"/>
          <w:b/>
          <w:color w:val="6C395C"/>
          <w:sz w:val="24"/>
          <w:szCs w:val="24"/>
          <w:lang w:val="en-US"/>
        </w:rPr>
      </w:pPr>
      <w:r w:rsidRPr="00884D65">
        <w:rPr>
          <w:rFonts w:ascii="Montserrat" w:eastAsia="Montserrat" w:hAnsi="Montserrat" w:cs="Montserrat"/>
          <w:b/>
          <w:color w:val="6C395C"/>
          <w:sz w:val="24"/>
          <w:szCs w:val="24"/>
          <w:lang w:val="en-US"/>
        </w:rPr>
        <w:t xml:space="preserve">Use the Student Details tab of the Check &amp; Connect Mentor Weekly Notes to fill in the following information: </w:t>
      </w:r>
    </w:p>
    <w:p w14:paraId="73CA8113" w14:textId="77777777" w:rsidR="004915A7" w:rsidRPr="00884D65" w:rsidRDefault="004915A7">
      <w:pPr>
        <w:rPr>
          <w:rFonts w:ascii="Montserrat" w:eastAsia="Montserrat" w:hAnsi="Montserrat" w:cs="Montserrat"/>
          <w:b/>
          <w:color w:val="6C395C"/>
          <w:sz w:val="24"/>
          <w:szCs w:val="24"/>
          <w:lang w:val="en-US"/>
        </w:rPr>
      </w:pPr>
    </w:p>
    <w:p w14:paraId="3AC6B0C9" w14:textId="77777777" w:rsidR="004915A7" w:rsidRPr="00884D65" w:rsidRDefault="00000000">
      <w:pPr>
        <w:numPr>
          <w:ilvl w:val="0"/>
          <w:numId w:val="13"/>
        </w:num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Select the </w:t>
      </w:r>
      <w:r w:rsidRPr="00884D65">
        <w:rPr>
          <w:rFonts w:ascii="Montserrat" w:eastAsia="Montserrat" w:hAnsi="Montserrat" w:cs="Montserrat"/>
          <w:b/>
          <w:sz w:val="24"/>
          <w:szCs w:val="24"/>
          <w:lang w:val="en-US"/>
        </w:rPr>
        <w:t>current academic year</w:t>
      </w:r>
      <w:r w:rsidRPr="00884D65">
        <w:rPr>
          <w:rFonts w:ascii="Montserrat" w:eastAsia="Montserrat" w:hAnsi="Montserrat" w:cs="Montserrat"/>
          <w:sz w:val="24"/>
          <w:szCs w:val="24"/>
          <w:lang w:val="en-US"/>
        </w:rPr>
        <w:t>.</w:t>
      </w:r>
    </w:p>
    <w:p w14:paraId="7378E4A9" w14:textId="77777777" w:rsidR="004915A7" w:rsidRPr="00884D65" w:rsidRDefault="00000000">
      <w:pPr>
        <w:numPr>
          <w:ilvl w:val="0"/>
          <w:numId w:val="13"/>
        </w:num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Select the </w:t>
      </w:r>
      <w:r w:rsidRPr="00884D65">
        <w:rPr>
          <w:rFonts w:ascii="Montserrat" w:eastAsia="Montserrat" w:hAnsi="Montserrat" w:cs="Montserrat"/>
          <w:b/>
          <w:sz w:val="24"/>
          <w:szCs w:val="24"/>
          <w:lang w:val="en-US"/>
        </w:rPr>
        <w:t>school district</w:t>
      </w:r>
      <w:r w:rsidRPr="00884D65">
        <w:rPr>
          <w:rFonts w:ascii="Montserrat" w:eastAsia="Montserrat" w:hAnsi="Montserrat" w:cs="Montserrat"/>
          <w:sz w:val="24"/>
          <w:szCs w:val="24"/>
          <w:lang w:val="en-US"/>
        </w:rPr>
        <w:t>.</w:t>
      </w:r>
    </w:p>
    <w:p w14:paraId="7FE918D5" w14:textId="77777777" w:rsidR="004915A7" w:rsidRPr="00884D65" w:rsidRDefault="00000000">
      <w:pPr>
        <w:numPr>
          <w:ilvl w:val="0"/>
          <w:numId w:val="13"/>
        </w:num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Select the </w:t>
      </w:r>
      <w:r w:rsidRPr="00884D65">
        <w:rPr>
          <w:rFonts w:ascii="Montserrat" w:eastAsia="Montserrat" w:hAnsi="Montserrat" w:cs="Montserrat"/>
          <w:b/>
          <w:sz w:val="24"/>
          <w:szCs w:val="24"/>
          <w:lang w:val="en-US"/>
        </w:rPr>
        <w:t xml:space="preserve">reporting period </w:t>
      </w:r>
      <w:r w:rsidRPr="00884D65">
        <w:rPr>
          <w:rFonts w:ascii="Montserrat" w:eastAsia="Montserrat" w:hAnsi="Montserrat" w:cs="Montserrat"/>
          <w:sz w:val="24"/>
          <w:szCs w:val="24"/>
          <w:lang w:val="en-US"/>
        </w:rPr>
        <w:t xml:space="preserve">for which you are submitting student data. </w:t>
      </w:r>
    </w:p>
    <w:p w14:paraId="2C6AA3E2" w14:textId="08D0AAE4" w:rsidR="004915A7" w:rsidRPr="00884D65" w:rsidRDefault="00000000">
      <w:pPr>
        <w:numPr>
          <w:ilvl w:val="0"/>
          <w:numId w:val="13"/>
        </w:numPr>
        <w:rPr>
          <w:rFonts w:ascii="Montserrat" w:eastAsia="Montserrat" w:hAnsi="Montserrat" w:cs="Montserrat"/>
          <w:sz w:val="24"/>
          <w:szCs w:val="24"/>
          <w:lang w:val="en-US"/>
        </w:rPr>
      </w:pPr>
      <w:r w:rsidRPr="00884D65">
        <w:rPr>
          <w:rFonts w:ascii="Montserrat" w:eastAsia="Montserrat" w:hAnsi="Montserrat" w:cs="Montserrat"/>
          <w:sz w:val="24"/>
          <w:szCs w:val="24"/>
          <w:lang w:val="en-US"/>
        </w:rPr>
        <w:lastRenderedPageBreak/>
        <w:t>Enter 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s </w:t>
      </w:r>
      <w:r w:rsidRPr="00884D65">
        <w:rPr>
          <w:rFonts w:ascii="Montserrat" w:eastAsia="Montserrat" w:hAnsi="Montserrat" w:cs="Montserrat"/>
          <w:b/>
          <w:sz w:val="24"/>
          <w:szCs w:val="24"/>
          <w:lang w:val="en-US"/>
        </w:rPr>
        <w:t>State ID Number (SSID)</w:t>
      </w:r>
      <w:r w:rsidRPr="00884D65">
        <w:rPr>
          <w:rFonts w:ascii="Montserrat" w:eastAsia="Montserrat" w:hAnsi="Montserrat" w:cs="Montserrat"/>
          <w:sz w:val="24"/>
          <w:szCs w:val="24"/>
          <w:lang w:val="en-US"/>
        </w:rPr>
        <w:t xml:space="preserve">. </w:t>
      </w:r>
    </w:p>
    <w:p w14:paraId="121DDC5D" w14:textId="3DAA362F" w:rsidR="004915A7" w:rsidRPr="00884D65" w:rsidRDefault="00000000">
      <w:pPr>
        <w:numPr>
          <w:ilvl w:val="0"/>
          <w:numId w:val="13"/>
        </w:num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Select 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s </w:t>
      </w:r>
      <w:r w:rsidRPr="00884D65">
        <w:rPr>
          <w:rFonts w:ascii="Montserrat" w:eastAsia="Montserrat" w:hAnsi="Montserrat" w:cs="Montserrat"/>
          <w:b/>
          <w:sz w:val="24"/>
          <w:szCs w:val="24"/>
          <w:lang w:val="en-US"/>
        </w:rPr>
        <w:t>grade level</w:t>
      </w:r>
      <w:r w:rsidRPr="00884D65">
        <w:rPr>
          <w:rFonts w:ascii="Montserrat" w:eastAsia="Montserrat" w:hAnsi="Montserrat" w:cs="Montserrat"/>
          <w:sz w:val="24"/>
          <w:szCs w:val="24"/>
          <w:lang w:val="en-US"/>
        </w:rPr>
        <w:t xml:space="preserve">. </w:t>
      </w:r>
    </w:p>
    <w:p w14:paraId="1E9B854C" w14:textId="77777777" w:rsidR="004915A7" w:rsidRPr="00884D65" w:rsidRDefault="00000000">
      <w:pPr>
        <w:numPr>
          <w:ilvl w:val="0"/>
          <w:numId w:val="13"/>
        </w:num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Select whether the student has an </w:t>
      </w:r>
      <w:r w:rsidRPr="00884D65">
        <w:rPr>
          <w:rFonts w:ascii="Montserrat" w:eastAsia="Montserrat" w:hAnsi="Montserrat" w:cs="Montserrat"/>
          <w:b/>
          <w:sz w:val="24"/>
          <w:szCs w:val="24"/>
          <w:lang w:val="en-US"/>
        </w:rPr>
        <w:t>IEP (Individualized Education Program)</w:t>
      </w:r>
      <w:r w:rsidRPr="00884D65">
        <w:rPr>
          <w:rFonts w:ascii="Montserrat" w:eastAsia="Montserrat" w:hAnsi="Montserrat" w:cs="Montserrat"/>
          <w:sz w:val="24"/>
          <w:szCs w:val="24"/>
          <w:lang w:val="en-US"/>
        </w:rPr>
        <w:t>.</w:t>
      </w:r>
    </w:p>
    <w:p w14:paraId="4F558036" w14:textId="77777777" w:rsidR="004915A7" w:rsidRPr="00884D65" w:rsidRDefault="00000000">
      <w:pPr>
        <w:numPr>
          <w:ilvl w:val="0"/>
          <w:numId w:val="13"/>
        </w:num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Select whether the student has a </w:t>
      </w:r>
      <w:r w:rsidRPr="00884D65">
        <w:rPr>
          <w:rFonts w:ascii="Montserrat" w:eastAsia="Montserrat" w:hAnsi="Montserrat" w:cs="Montserrat"/>
          <w:b/>
          <w:sz w:val="24"/>
          <w:szCs w:val="24"/>
          <w:lang w:val="en-US"/>
        </w:rPr>
        <w:t>504 Plan</w:t>
      </w:r>
      <w:r w:rsidRPr="00884D65">
        <w:rPr>
          <w:rFonts w:ascii="Montserrat" w:eastAsia="Montserrat" w:hAnsi="Montserrat" w:cs="Montserrat"/>
          <w:sz w:val="24"/>
          <w:szCs w:val="24"/>
          <w:lang w:val="en-US"/>
        </w:rPr>
        <w:t xml:space="preserve">. </w:t>
      </w:r>
    </w:p>
    <w:p w14:paraId="1E247C06" w14:textId="77777777" w:rsidR="004915A7" w:rsidRPr="00884D65" w:rsidRDefault="00000000">
      <w:pPr>
        <w:numPr>
          <w:ilvl w:val="0"/>
          <w:numId w:val="13"/>
        </w:num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Enter the </w:t>
      </w:r>
      <w:r w:rsidRPr="00884D65">
        <w:rPr>
          <w:rFonts w:ascii="Montserrat" w:eastAsia="Montserrat" w:hAnsi="Montserrat" w:cs="Montserrat"/>
          <w:b/>
          <w:sz w:val="24"/>
          <w:szCs w:val="24"/>
          <w:lang w:val="en-US"/>
        </w:rPr>
        <w:t>date the student entered the Check &amp; Connect Program</w:t>
      </w:r>
      <w:r w:rsidRPr="00884D65">
        <w:rPr>
          <w:rFonts w:ascii="Montserrat" w:eastAsia="Montserrat" w:hAnsi="Montserrat" w:cs="Montserrat"/>
          <w:sz w:val="24"/>
          <w:szCs w:val="24"/>
          <w:lang w:val="en-US"/>
        </w:rPr>
        <w:t xml:space="preserve"> in MM/DD/YYYY format. </w:t>
      </w:r>
    </w:p>
    <w:p w14:paraId="78B6B4F0" w14:textId="77777777" w:rsidR="004915A7" w:rsidRPr="00884D65" w:rsidRDefault="00000000">
      <w:pPr>
        <w:numPr>
          <w:ilvl w:val="0"/>
          <w:numId w:val="13"/>
        </w:num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Select whether the student is </w:t>
      </w:r>
      <w:r w:rsidRPr="00884D65">
        <w:rPr>
          <w:rFonts w:ascii="Montserrat" w:eastAsia="Montserrat" w:hAnsi="Montserrat" w:cs="Montserrat"/>
          <w:b/>
          <w:sz w:val="24"/>
          <w:szCs w:val="24"/>
          <w:lang w:val="en-US"/>
        </w:rPr>
        <w:t xml:space="preserve">receiving Check &amp; Connect through </w:t>
      </w:r>
      <w:commentRangeStart w:id="122"/>
      <w:r w:rsidRPr="00884D65">
        <w:rPr>
          <w:rFonts w:ascii="Montserrat" w:eastAsia="Montserrat" w:hAnsi="Montserrat" w:cs="Montserrat"/>
          <w:b/>
          <w:sz w:val="24"/>
          <w:szCs w:val="24"/>
          <w:lang w:val="en-US"/>
        </w:rPr>
        <w:t xml:space="preserve">Youth-in-Care </w:t>
      </w:r>
      <w:commentRangeEnd w:id="122"/>
      <w:r w:rsidR="00D17474">
        <w:rPr>
          <w:rStyle w:val="CommentReference"/>
        </w:rPr>
        <w:commentReference w:id="122"/>
      </w:r>
      <w:r w:rsidRPr="00884D65">
        <w:rPr>
          <w:rFonts w:ascii="Montserrat" w:eastAsia="Montserrat" w:hAnsi="Montserrat" w:cs="Montserrat"/>
          <w:b/>
          <w:sz w:val="24"/>
          <w:szCs w:val="24"/>
          <w:lang w:val="en-US"/>
        </w:rPr>
        <w:t>or Prevention</w:t>
      </w:r>
      <w:r w:rsidRPr="00884D65">
        <w:rPr>
          <w:rFonts w:ascii="Montserrat" w:eastAsia="Montserrat" w:hAnsi="Montserrat" w:cs="Montserrat"/>
          <w:sz w:val="24"/>
          <w:szCs w:val="24"/>
          <w:lang w:val="en-US"/>
        </w:rPr>
        <w:t xml:space="preserve">. </w:t>
      </w:r>
    </w:p>
    <w:p w14:paraId="14485553" w14:textId="424E6D7E" w:rsidR="004915A7" w:rsidRPr="00884D65" w:rsidRDefault="00000000">
      <w:pPr>
        <w:numPr>
          <w:ilvl w:val="0"/>
          <w:numId w:val="13"/>
        </w:num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Select 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s</w:t>
      </w:r>
      <w:r w:rsidRPr="00884D65">
        <w:rPr>
          <w:rFonts w:ascii="Montserrat" w:eastAsia="Montserrat" w:hAnsi="Montserrat" w:cs="Montserrat"/>
          <w:b/>
          <w:sz w:val="24"/>
          <w:szCs w:val="24"/>
          <w:lang w:val="en-US"/>
        </w:rPr>
        <w:t xml:space="preserve"> DHHS provider</w:t>
      </w:r>
      <w:r w:rsidRPr="00884D65">
        <w:rPr>
          <w:rFonts w:ascii="Montserrat" w:eastAsia="Montserrat" w:hAnsi="Montserrat" w:cs="Montserrat"/>
          <w:sz w:val="24"/>
          <w:szCs w:val="24"/>
          <w:lang w:val="en-US"/>
        </w:rPr>
        <w:t xml:space="preserve">. </w:t>
      </w:r>
    </w:p>
    <w:p w14:paraId="35FE07A0" w14:textId="77777777" w:rsidR="004915A7" w:rsidRPr="00884D65" w:rsidRDefault="004915A7">
      <w:pPr>
        <w:rPr>
          <w:rFonts w:ascii="Montserrat" w:eastAsia="Montserrat" w:hAnsi="Montserrat" w:cs="Montserrat"/>
          <w:sz w:val="24"/>
          <w:szCs w:val="24"/>
          <w:lang w:val="en-US"/>
        </w:rPr>
      </w:pPr>
    </w:p>
    <w:p w14:paraId="6D7760FC" w14:textId="77777777" w:rsidR="004915A7" w:rsidRPr="00884D65" w:rsidRDefault="00000000">
      <w:pPr>
        <w:spacing w:line="259" w:lineRule="auto"/>
        <w:rPr>
          <w:rFonts w:ascii="Montserrat" w:eastAsia="Montserrat" w:hAnsi="Montserrat" w:cs="Montserrat"/>
          <w:b/>
          <w:color w:val="6C395C"/>
          <w:sz w:val="24"/>
          <w:szCs w:val="24"/>
          <w:lang w:val="en-US"/>
        </w:rPr>
      </w:pPr>
      <w:r w:rsidRPr="00884D65">
        <w:rPr>
          <w:rFonts w:ascii="Montserrat" w:eastAsia="Montserrat" w:hAnsi="Montserrat" w:cs="Montserrat"/>
          <w:b/>
          <w:color w:val="6C395C"/>
          <w:sz w:val="24"/>
          <w:szCs w:val="24"/>
          <w:lang w:val="en-US"/>
        </w:rPr>
        <w:t xml:space="preserve">When reporting data for Periods 1 and 2, use the Summary tab of the Check &amp; Connect Mentor Weekly Notes to fill in the following information: </w:t>
      </w:r>
    </w:p>
    <w:p w14:paraId="17D097EA" w14:textId="77777777" w:rsidR="004915A7" w:rsidRPr="00884D65" w:rsidRDefault="004915A7">
      <w:pPr>
        <w:spacing w:line="259" w:lineRule="auto"/>
        <w:rPr>
          <w:rFonts w:ascii="Montserrat" w:eastAsia="Montserrat" w:hAnsi="Montserrat" w:cs="Montserrat"/>
          <w:b/>
          <w:color w:val="6C395C"/>
          <w:sz w:val="24"/>
          <w:szCs w:val="24"/>
          <w:lang w:val="en-US"/>
        </w:rPr>
      </w:pPr>
    </w:p>
    <w:p w14:paraId="3860A2EE" w14:textId="7434DFCF" w:rsidR="004915A7" w:rsidRPr="00884D65" w:rsidRDefault="00000000">
      <w:pPr>
        <w:numPr>
          <w:ilvl w:val="0"/>
          <w:numId w:val="6"/>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Select the </w:t>
      </w:r>
      <w:r w:rsidRPr="00884D65">
        <w:rPr>
          <w:rFonts w:ascii="Montserrat" w:eastAsia="Montserrat" w:hAnsi="Montserrat" w:cs="Montserrat"/>
          <w:b/>
          <w:sz w:val="24"/>
          <w:szCs w:val="24"/>
          <w:lang w:val="en-US"/>
        </w:rPr>
        <w:t>appropriate range for the student</w:t>
      </w:r>
      <w:r w:rsidR="00884D65">
        <w:rPr>
          <w:rFonts w:ascii="Montserrat" w:eastAsia="Montserrat" w:hAnsi="Montserrat" w:cs="Montserrat"/>
          <w:b/>
          <w:sz w:val="24"/>
          <w:szCs w:val="24"/>
          <w:lang w:val="en-US"/>
        </w:rPr>
        <w:t>’</w:t>
      </w:r>
      <w:r w:rsidRPr="00884D65">
        <w:rPr>
          <w:rFonts w:ascii="Montserrat" w:eastAsia="Montserrat" w:hAnsi="Montserrat" w:cs="Montserrat"/>
          <w:b/>
          <w:sz w:val="24"/>
          <w:szCs w:val="24"/>
          <w:lang w:val="en-US"/>
        </w:rPr>
        <w:t>s attendance percentage</w:t>
      </w:r>
      <w:r w:rsidRPr="00884D65">
        <w:rPr>
          <w:rFonts w:ascii="Montserrat" w:eastAsia="Montserrat" w:hAnsi="Montserrat" w:cs="Montserrat"/>
          <w:sz w:val="24"/>
          <w:szCs w:val="24"/>
          <w:lang w:val="en-US"/>
        </w:rPr>
        <w:t xml:space="preserve">. </w:t>
      </w:r>
    </w:p>
    <w:p w14:paraId="6E5763C4" w14:textId="62186E3C" w:rsidR="004915A7" w:rsidRPr="00884D65" w:rsidRDefault="00000000">
      <w:pPr>
        <w:numPr>
          <w:ilvl w:val="1"/>
          <w:numId w:val="6"/>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Please round up when necessary (</w:t>
      </w:r>
      <w:ins w:id="123" w:author="Kaitlin" w:date="2025-08-07T21:05:00Z" w16du:dateUtc="2025-08-08T04:05:00Z">
        <w:r w:rsidR="001457C1">
          <w:rPr>
            <w:rFonts w:ascii="Montserrat" w:eastAsia="Montserrat" w:hAnsi="Montserrat" w:cs="Montserrat"/>
            <w:sz w:val="24"/>
            <w:szCs w:val="24"/>
            <w:lang w:val="en-US"/>
          </w:rPr>
          <w:t>f</w:t>
        </w:r>
      </w:ins>
      <w:del w:id="124" w:author="Kaitlin" w:date="2025-08-07T21:05:00Z" w16du:dateUtc="2025-08-08T04:05:00Z">
        <w:r w:rsidRPr="00884D65" w:rsidDel="001457C1">
          <w:rPr>
            <w:rFonts w:ascii="Montserrat" w:eastAsia="Montserrat" w:hAnsi="Montserrat" w:cs="Montserrat"/>
            <w:sz w:val="24"/>
            <w:szCs w:val="24"/>
            <w:lang w:val="en-US"/>
          </w:rPr>
          <w:delText>F</w:delText>
        </w:r>
      </w:del>
      <w:r w:rsidRPr="00884D65">
        <w:rPr>
          <w:rFonts w:ascii="Montserrat" w:eastAsia="Montserrat" w:hAnsi="Montserrat" w:cs="Montserrat"/>
          <w:sz w:val="24"/>
          <w:szCs w:val="24"/>
          <w:lang w:val="en-US"/>
        </w:rPr>
        <w:t>or example: If a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s attendance is 50.5%, select the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51-55%</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range). </w:t>
      </w:r>
    </w:p>
    <w:p w14:paraId="299B5835" w14:textId="77777777" w:rsidR="004915A7" w:rsidRPr="00884D65" w:rsidRDefault="00000000">
      <w:pPr>
        <w:numPr>
          <w:ilvl w:val="0"/>
          <w:numId w:val="6"/>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Select the </w:t>
      </w:r>
      <w:r w:rsidRPr="00884D65">
        <w:rPr>
          <w:rFonts w:ascii="Montserrat" w:eastAsia="Montserrat" w:hAnsi="Montserrat" w:cs="Montserrat"/>
          <w:b/>
          <w:sz w:val="24"/>
          <w:szCs w:val="24"/>
          <w:lang w:val="en-US"/>
        </w:rPr>
        <w:t>number of suspensions</w:t>
      </w:r>
      <w:r w:rsidRPr="00884D65">
        <w:rPr>
          <w:rFonts w:ascii="Montserrat" w:eastAsia="Montserrat" w:hAnsi="Montserrat" w:cs="Montserrat"/>
          <w:sz w:val="24"/>
          <w:szCs w:val="24"/>
          <w:lang w:val="en-US"/>
        </w:rPr>
        <w:t xml:space="preserve"> a student received. </w:t>
      </w:r>
    </w:p>
    <w:p w14:paraId="4793A26D" w14:textId="77777777" w:rsidR="004915A7" w:rsidRPr="00884D65" w:rsidRDefault="00000000">
      <w:pPr>
        <w:numPr>
          <w:ilvl w:val="1"/>
          <w:numId w:val="6"/>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Include both in-school and out-of-school suspensions. </w:t>
      </w:r>
    </w:p>
    <w:p w14:paraId="05CAF9C8" w14:textId="77777777" w:rsidR="004915A7" w:rsidRPr="00884D65" w:rsidRDefault="00000000">
      <w:pPr>
        <w:numPr>
          <w:ilvl w:val="0"/>
          <w:numId w:val="6"/>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Select the </w:t>
      </w:r>
      <w:r w:rsidRPr="00884D65">
        <w:rPr>
          <w:rFonts w:ascii="Montserrat" w:eastAsia="Montserrat" w:hAnsi="Montserrat" w:cs="Montserrat"/>
          <w:b/>
          <w:sz w:val="24"/>
          <w:szCs w:val="24"/>
          <w:lang w:val="en-US"/>
        </w:rPr>
        <w:t>number of Ds or 2s the student received on their most recent report card</w:t>
      </w:r>
      <w:r w:rsidRPr="00884D65">
        <w:rPr>
          <w:rFonts w:ascii="Montserrat" w:eastAsia="Montserrat" w:hAnsi="Montserrat" w:cs="Montserrat"/>
          <w:sz w:val="24"/>
          <w:szCs w:val="24"/>
          <w:lang w:val="en-US"/>
        </w:rPr>
        <w:t xml:space="preserve">. </w:t>
      </w:r>
    </w:p>
    <w:p w14:paraId="56DD1A63" w14:textId="77777777" w:rsidR="004915A7" w:rsidRPr="00884D65" w:rsidRDefault="00000000">
      <w:pPr>
        <w:numPr>
          <w:ilvl w:val="0"/>
          <w:numId w:val="6"/>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Select the</w:t>
      </w:r>
      <w:r w:rsidRPr="00884D65">
        <w:rPr>
          <w:rFonts w:ascii="Montserrat" w:eastAsia="Montserrat" w:hAnsi="Montserrat" w:cs="Montserrat"/>
          <w:b/>
          <w:sz w:val="24"/>
          <w:szCs w:val="24"/>
          <w:lang w:val="en-US"/>
        </w:rPr>
        <w:t xml:space="preserve"> number of Fs or 1s the student received on their most recent report card</w:t>
      </w:r>
      <w:r w:rsidRPr="00884D65">
        <w:rPr>
          <w:rFonts w:ascii="Montserrat" w:eastAsia="Montserrat" w:hAnsi="Montserrat" w:cs="Montserrat"/>
          <w:sz w:val="24"/>
          <w:szCs w:val="24"/>
          <w:lang w:val="en-US"/>
        </w:rPr>
        <w:t xml:space="preserve">. </w:t>
      </w:r>
    </w:p>
    <w:p w14:paraId="7B4A32A9" w14:textId="77777777" w:rsidR="004915A7" w:rsidRPr="00884D65" w:rsidRDefault="004915A7">
      <w:pPr>
        <w:rPr>
          <w:rFonts w:ascii="Montserrat" w:eastAsia="Montserrat" w:hAnsi="Montserrat" w:cs="Montserrat"/>
          <w:sz w:val="24"/>
          <w:szCs w:val="24"/>
          <w:lang w:val="en-US"/>
        </w:rPr>
      </w:pPr>
    </w:p>
    <w:p w14:paraId="68867068" w14:textId="77777777" w:rsidR="004915A7" w:rsidRPr="00884D65" w:rsidRDefault="00000000">
      <w:pPr>
        <w:rPr>
          <w:rFonts w:ascii="Montserrat" w:eastAsia="Montserrat" w:hAnsi="Montserrat" w:cs="Montserrat"/>
          <w:b/>
          <w:color w:val="6C395C"/>
          <w:sz w:val="24"/>
          <w:szCs w:val="24"/>
          <w:lang w:val="en-US"/>
        </w:rPr>
      </w:pPr>
      <w:r w:rsidRPr="00884D65">
        <w:rPr>
          <w:rFonts w:ascii="Montserrat" w:eastAsia="Montserrat" w:hAnsi="Montserrat" w:cs="Montserrat"/>
          <w:b/>
          <w:color w:val="6C395C"/>
          <w:sz w:val="24"/>
          <w:szCs w:val="24"/>
          <w:lang w:val="en-US"/>
        </w:rPr>
        <w:t xml:space="preserve">For all reporting periods, use the Summary tab of the Check &amp; Connect Mentor Weekly Notes to fill in the following information: </w:t>
      </w:r>
    </w:p>
    <w:p w14:paraId="08933F18" w14:textId="77777777" w:rsidR="004915A7" w:rsidRPr="00884D65" w:rsidRDefault="004915A7">
      <w:pPr>
        <w:rPr>
          <w:rFonts w:ascii="Montserrat" w:eastAsia="Montserrat" w:hAnsi="Montserrat" w:cs="Montserrat"/>
          <w:b/>
          <w:color w:val="6C395C"/>
          <w:sz w:val="24"/>
          <w:szCs w:val="24"/>
          <w:lang w:val="en-US"/>
        </w:rPr>
      </w:pPr>
    </w:p>
    <w:p w14:paraId="13E8321F" w14:textId="77777777" w:rsidR="004915A7" w:rsidRPr="00884D65" w:rsidRDefault="00000000">
      <w:pPr>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t>Connect</w:t>
      </w:r>
    </w:p>
    <w:p w14:paraId="4DD77DCB" w14:textId="77777777" w:rsidR="004915A7" w:rsidRPr="00884D65" w:rsidRDefault="00000000">
      <w:pPr>
        <w:numPr>
          <w:ilvl w:val="0"/>
          <w:numId w:val="20"/>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The</w:t>
      </w:r>
      <w:r w:rsidRPr="00884D65">
        <w:rPr>
          <w:rFonts w:ascii="Montserrat" w:eastAsia="Montserrat" w:hAnsi="Montserrat" w:cs="Montserrat"/>
          <w:b/>
          <w:sz w:val="24"/>
          <w:szCs w:val="24"/>
          <w:lang w:val="en-US"/>
        </w:rPr>
        <w:t xml:space="preserve"> total number of Connect meetings </w:t>
      </w:r>
      <w:r w:rsidRPr="00884D65">
        <w:rPr>
          <w:rFonts w:ascii="Montserrat" w:eastAsia="Montserrat" w:hAnsi="Montserrat" w:cs="Montserrat"/>
          <w:sz w:val="24"/>
          <w:szCs w:val="24"/>
          <w:lang w:val="en-US"/>
        </w:rPr>
        <w:t xml:space="preserve">you had with the student during the reporting period. </w:t>
      </w:r>
    </w:p>
    <w:p w14:paraId="5F01A6DE" w14:textId="77777777" w:rsidR="004915A7" w:rsidRPr="00884D65" w:rsidRDefault="00000000">
      <w:pPr>
        <w:numPr>
          <w:ilvl w:val="0"/>
          <w:numId w:val="20"/>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The </w:t>
      </w:r>
      <w:r w:rsidRPr="00884D65">
        <w:rPr>
          <w:rFonts w:ascii="Montserrat" w:eastAsia="Montserrat" w:hAnsi="Montserrat" w:cs="Montserrat"/>
          <w:b/>
          <w:sz w:val="24"/>
          <w:szCs w:val="24"/>
          <w:lang w:val="en-US"/>
        </w:rPr>
        <w:t>total number of times you shared Check data</w:t>
      </w:r>
      <w:r w:rsidRPr="00884D65">
        <w:rPr>
          <w:rFonts w:ascii="Montserrat" w:eastAsia="Montserrat" w:hAnsi="Montserrat" w:cs="Montserrat"/>
          <w:sz w:val="24"/>
          <w:szCs w:val="24"/>
          <w:lang w:val="en-US"/>
        </w:rPr>
        <w:t xml:space="preserve"> with the student during the reporting period. </w:t>
      </w:r>
    </w:p>
    <w:p w14:paraId="5D6B6F7C" w14:textId="77777777" w:rsidR="004915A7" w:rsidRPr="00884D65" w:rsidRDefault="00000000">
      <w:pPr>
        <w:numPr>
          <w:ilvl w:val="0"/>
          <w:numId w:val="20"/>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The </w:t>
      </w:r>
      <w:r w:rsidRPr="00884D65">
        <w:rPr>
          <w:rFonts w:ascii="Montserrat" w:eastAsia="Montserrat" w:hAnsi="Montserrat" w:cs="Montserrat"/>
          <w:b/>
          <w:sz w:val="24"/>
          <w:szCs w:val="24"/>
          <w:lang w:val="en-US"/>
        </w:rPr>
        <w:t xml:space="preserve">total number of times you provided feedback </w:t>
      </w:r>
      <w:r w:rsidRPr="00884D65">
        <w:rPr>
          <w:rFonts w:ascii="Montserrat" w:eastAsia="Montserrat" w:hAnsi="Montserrat" w:cs="Montserrat"/>
          <w:sz w:val="24"/>
          <w:szCs w:val="24"/>
          <w:lang w:val="en-US"/>
        </w:rPr>
        <w:t xml:space="preserve">to the student during the reporting period. </w:t>
      </w:r>
    </w:p>
    <w:p w14:paraId="7DA0C3E8" w14:textId="77777777" w:rsidR="004915A7" w:rsidRPr="00884D65" w:rsidRDefault="00000000">
      <w:pPr>
        <w:numPr>
          <w:ilvl w:val="0"/>
          <w:numId w:val="20"/>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lastRenderedPageBreak/>
        <w:t xml:space="preserve">The </w:t>
      </w:r>
      <w:r w:rsidRPr="00884D65">
        <w:rPr>
          <w:rFonts w:ascii="Montserrat" w:eastAsia="Montserrat" w:hAnsi="Montserrat" w:cs="Montserrat"/>
          <w:b/>
          <w:sz w:val="24"/>
          <w:szCs w:val="24"/>
          <w:lang w:val="en-US"/>
        </w:rPr>
        <w:t>total number of times you discussed the relevance and importance of staying in school and learning</w:t>
      </w:r>
      <w:r w:rsidRPr="00884D65">
        <w:rPr>
          <w:rFonts w:ascii="Montserrat" w:eastAsia="Montserrat" w:hAnsi="Montserrat" w:cs="Montserrat"/>
          <w:sz w:val="24"/>
          <w:szCs w:val="24"/>
          <w:lang w:val="en-US"/>
        </w:rPr>
        <w:t xml:space="preserve"> with the student during the reporting period.</w:t>
      </w:r>
    </w:p>
    <w:p w14:paraId="1B888FA6" w14:textId="77777777" w:rsidR="004915A7" w:rsidRPr="00884D65" w:rsidRDefault="00000000">
      <w:pPr>
        <w:numPr>
          <w:ilvl w:val="0"/>
          <w:numId w:val="20"/>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The </w:t>
      </w:r>
      <w:r w:rsidRPr="00884D65">
        <w:rPr>
          <w:rFonts w:ascii="Montserrat" w:eastAsia="Montserrat" w:hAnsi="Montserrat" w:cs="Montserrat"/>
          <w:b/>
          <w:sz w:val="24"/>
          <w:szCs w:val="24"/>
          <w:lang w:val="en-US"/>
        </w:rPr>
        <w:t>total number of times you engaged in problem-solving</w:t>
      </w:r>
      <w:r w:rsidRPr="00884D65">
        <w:rPr>
          <w:rFonts w:ascii="Montserrat" w:eastAsia="Montserrat" w:hAnsi="Montserrat" w:cs="Montserrat"/>
          <w:sz w:val="24"/>
          <w:szCs w:val="24"/>
          <w:lang w:val="en-US"/>
        </w:rPr>
        <w:t xml:space="preserve"> with the student during the reporting period. </w:t>
      </w:r>
    </w:p>
    <w:p w14:paraId="60FB8A3A" w14:textId="77777777" w:rsidR="004915A7" w:rsidRPr="00884D65" w:rsidRDefault="00000000">
      <w:pPr>
        <w:numPr>
          <w:ilvl w:val="0"/>
          <w:numId w:val="20"/>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The total number of times you facilitated goal-setting with the student during the reporting period. </w:t>
      </w:r>
    </w:p>
    <w:p w14:paraId="2CF2B261" w14:textId="77777777" w:rsidR="004915A7" w:rsidRPr="00884D65" w:rsidRDefault="00000000">
      <w:pPr>
        <w:numPr>
          <w:ilvl w:val="0"/>
          <w:numId w:val="20"/>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The </w:t>
      </w:r>
      <w:r w:rsidRPr="00884D65">
        <w:rPr>
          <w:rFonts w:ascii="Montserrat" w:eastAsia="Montserrat" w:hAnsi="Montserrat" w:cs="Montserrat"/>
          <w:b/>
          <w:sz w:val="24"/>
          <w:szCs w:val="24"/>
          <w:lang w:val="en-US"/>
        </w:rPr>
        <w:t>total number of times you facilitated student access to or active participation in school-related activities and events</w:t>
      </w:r>
      <w:r w:rsidRPr="00884D65">
        <w:rPr>
          <w:rFonts w:ascii="Montserrat" w:eastAsia="Montserrat" w:hAnsi="Montserrat" w:cs="Montserrat"/>
          <w:sz w:val="24"/>
          <w:szCs w:val="24"/>
          <w:lang w:val="en-US"/>
        </w:rPr>
        <w:t xml:space="preserve"> during the reporting period. </w:t>
      </w:r>
    </w:p>
    <w:p w14:paraId="75B20EDF" w14:textId="77777777" w:rsidR="004915A7" w:rsidRPr="00884D65" w:rsidRDefault="004915A7">
      <w:pPr>
        <w:rPr>
          <w:rFonts w:ascii="Montserrat" w:eastAsia="Montserrat" w:hAnsi="Montserrat" w:cs="Montserrat"/>
          <w:sz w:val="24"/>
          <w:szCs w:val="24"/>
          <w:lang w:val="en-US"/>
        </w:rPr>
      </w:pPr>
    </w:p>
    <w:p w14:paraId="4AF186D5" w14:textId="77777777" w:rsidR="004915A7" w:rsidRPr="00884D65" w:rsidRDefault="00000000">
      <w:pPr>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t>Intervention</w:t>
      </w:r>
    </w:p>
    <w:p w14:paraId="2ECE831B" w14:textId="4B832A9E" w:rsidR="004915A7" w:rsidRPr="00884D65" w:rsidRDefault="00000000">
      <w:pPr>
        <w:numPr>
          <w:ilvl w:val="0"/>
          <w:numId w:val="25"/>
        </w:numPr>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Is the student receiving intensive intervention to support the area(s) where they have been identified as high</w:t>
      </w:r>
      <w:ins w:id="125" w:author="Kaitlin" w:date="2025-08-07T21:07:00Z" w16du:dateUtc="2025-08-08T04:07:00Z">
        <w:r w:rsidR="00B56786">
          <w:rPr>
            <w:rFonts w:ascii="Montserrat" w:eastAsia="Montserrat" w:hAnsi="Montserrat" w:cs="Montserrat"/>
            <w:b/>
            <w:sz w:val="24"/>
            <w:szCs w:val="24"/>
            <w:lang w:val="en-US"/>
          </w:rPr>
          <w:t xml:space="preserve"> </w:t>
        </w:r>
      </w:ins>
      <w:del w:id="126" w:author="Kaitlin" w:date="2025-08-07T21:07:00Z" w16du:dateUtc="2025-08-08T04:07:00Z">
        <w:r w:rsidRPr="00884D65" w:rsidDel="00B56786">
          <w:rPr>
            <w:rFonts w:ascii="Montserrat" w:eastAsia="Montserrat" w:hAnsi="Montserrat" w:cs="Montserrat"/>
            <w:b/>
            <w:sz w:val="24"/>
            <w:szCs w:val="24"/>
            <w:lang w:val="en-US"/>
          </w:rPr>
          <w:delText>-</w:delText>
        </w:r>
      </w:del>
      <w:r w:rsidRPr="00884D65">
        <w:rPr>
          <w:rFonts w:ascii="Montserrat" w:eastAsia="Montserrat" w:hAnsi="Montserrat" w:cs="Montserrat"/>
          <w:b/>
          <w:sz w:val="24"/>
          <w:szCs w:val="24"/>
          <w:lang w:val="en-US"/>
        </w:rPr>
        <w:t>risk (e.g., attendance, behavior, grades)?</w:t>
      </w:r>
      <w:r w:rsidRPr="00884D65">
        <w:rPr>
          <w:rFonts w:ascii="Montserrat" w:eastAsia="Montserrat" w:hAnsi="Montserrat" w:cs="Montserrat"/>
          <w:sz w:val="24"/>
          <w:szCs w:val="24"/>
          <w:lang w:val="en-US"/>
        </w:rPr>
        <w:t xml:space="preserve"> 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Yes</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if a student has been identified as high risk and is receiving or has received intensive intervention. Otherwise, 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No</w:t>
      </w:r>
      <w:ins w:id="127" w:author="Kaitlin" w:date="2025-08-07T21:07:00Z" w16du:dateUtc="2025-08-08T04:07:00Z">
        <w:r w:rsidR="00B56786">
          <w:rPr>
            <w:rFonts w:ascii="Montserrat" w:eastAsia="Montserrat" w:hAnsi="Montserrat" w:cs="Montserrat"/>
            <w:sz w:val="24"/>
            <w:szCs w:val="24"/>
            <w:lang w:val="en-US"/>
          </w:rPr>
          <w:t>.</w:t>
        </w:r>
      </w:ins>
      <w:r w:rsidR="00884D65">
        <w:rPr>
          <w:rFonts w:ascii="Montserrat" w:eastAsia="Montserrat" w:hAnsi="Montserrat" w:cs="Montserrat"/>
          <w:sz w:val="24"/>
          <w:szCs w:val="24"/>
          <w:lang w:val="en-US"/>
        </w:rPr>
        <w:t>”</w:t>
      </w:r>
    </w:p>
    <w:p w14:paraId="43886199" w14:textId="4EE2536B" w:rsidR="004915A7" w:rsidRPr="00884D65" w:rsidRDefault="00000000">
      <w:pPr>
        <w:numPr>
          <w:ilvl w:val="1"/>
          <w:numId w:val="25"/>
        </w:num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If a student is not high risk based on the criteria above, 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The student has not been identified as high risk.</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w:t>
      </w:r>
    </w:p>
    <w:p w14:paraId="62150CA9" w14:textId="2122BA7E" w:rsidR="004915A7" w:rsidRPr="00884D65" w:rsidRDefault="00000000">
      <w:pPr>
        <w:numPr>
          <w:ilvl w:val="0"/>
          <w:numId w:val="25"/>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For students who are receiving or have received intensive intervention, indicate how successful you feel the intervention has been</w:t>
      </w:r>
      <w:r w:rsidRPr="00884D65">
        <w:rPr>
          <w:rFonts w:ascii="Montserrat" w:eastAsia="Montserrat" w:hAnsi="Montserrat" w:cs="Montserrat"/>
          <w:sz w:val="24"/>
          <w:szCs w:val="24"/>
          <w:lang w:val="en-US"/>
        </w:rPr>
        <w:t xml:space="preserve"> at improving 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s engagement at school and with learning during the reporting period.</w:t>
      </w:r>
    </w:p>
    <w:p w14:paraId="5C93A6AE" w14:textId="77777777" w:rsidR="004915A7" w:rsidRPr="00884D65" w:rsidRDefault="00000000">
      <w:pPr>
        <w:numPr>
          <w:ilvl w:val="1"/>
          <w:numId w:val="25"/>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The scale ranges from 1 (not successful) to 5 (very successful).</w:t>
      </w:r>
    </w:p>
    <w:p w14:paraId="276E41A5" w14:textId="1366125F" w:rsidR="004915A7" w:rsidRPr="00884D65" w:rsidRDefault="00000000">
      <w:pPr>
        <w:numPr>
          <w:ilvl w:val="1"/>
          <w:numId w:val="25"/>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This rating is based entirely on the mentor</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s perception of intervention success. </w:t>
      </w:r>
    </w:p>
    <w:p w14:paraId="4BD92803" w14:textId="77777777" w:rsidR="004915A7" w:rsidRPr="00884D65" w:rsidRDefault="004915A7">
      <w:pPr>
        <w:spacing w:line="259" w:lineRule="auto"/>
        <w:ind w:left="1440"/>
        <w:rPr>
          <w:rFonts w:ascii="Montserrat" w:eastAsia="Montserrat" w:hAnsi="Montserrat" w:cs="Montserrat"/>
          <w:sz w:val="24"/>
          <w:szCs w:val="24"/>
          <w:lang w:val="en-US"/>
        </w:rPr>
      </w:pPr>
    </w:p>
    <w:p w14:paraId="64E0E975" w14:textId="1DFE49C1" w:rsidR="004915A7" w:rsidRPr="00884D65" w:rsidRDefault="00000000">
      <w:pPr>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t xml:space="preserve">Engagement </w:t>
      </w:r>
      <w:ins w:id="128" w:author="Kaitlin" w:date="2025-08-07T21:08:00Z" w16du:dateUtc="2025-08-08T04:08:00Z">
        <w:r w:rsidR="00B56786">
          <w:rPr>
            <w:rFonts w:ascii="Montserrat" w:eastAsia="Montserrat" w:hAnsi="Montserrat" w:cs="Montserrat"/>
            <w:b/>
            <w:sz w:val="24"/>
            <w:szCs w:val="24"/>
            <w:lang w:val="en-US"/>
          </w:rPr>
          <w:t>W</w:t>
        </w:r>
      </w:ins>
      <w:del w:id="129" w:author="Kaitlin" w:date="2025-08-07T21:08:00Z" w16du:dateUtc="2025-08-08T04:08:00Z">
        <w:r w:rsidRPr="00884D65" w:rsidDel="00B56786">
          <w:rPr>
            <w:rFonts w:ascii="Montserrat" w:eastAsia="Montserrat" w:hAnsi="Montserrat" w:cs="Montserrat"/>
            <w:b/>
            <w:sz w:val="24"/>
            <w:szCs w:val="24"/>
            <w:lang w:val="en-US"/>
          </w:rPr>
          <w:delText>w</w:delText>
        </w:r>
      </w:del>
      <w:r w:rsidRPr="00884D65">
        <w:rPr>
          <w:rFonts w:ascii="Montserrat" w:eastAsia="Montserrat" w:hAnsi="Montserrat" w:cs="Montserrat"/>
          <w:b/>
          <w:sz w:val="24"/>
          <w:szCs w:val="24"/>
          <w:lang w:val="en-US"/>
        </w:rPr>
        <w:t>ith Student</w:t>
      </w:r>
      <w:r w:rsidR="00884D65">
        <w:rPr>
          <w:rFonts w:ascii="Montserrat" w:eastAsia="Montserrat" w:hAnsi="Montserrat" w:cs="Montserrat"/>
          <w:b/>
          <w:sz w:val="24"/>
          <w:szCs w:val="24"/>
          <w:lang w:val="en-US"/>
        </w:rPr>
        <w:t>’</w:t>
      </w:r>
      <w:r w:rsidRPr="00884D65">
        <w:rPr>
          <w:rFonts w:ascii="Montserrat" w:eastAsia="Montserrat" w:hAnsi="Montserrat" w:cs="Montserrat"/>
          <w:b/>
          <w:sz w:val="24"/>
          <w:szCs w:val="24"/>
          <w:lang w:val="en-US"/>
        </w:rPr>
        <w:t>s Team</w:t>
      </w:r>
    </w:p>
    <w:p w14:paraId="23691CB3" w14:textId="57036E35" w:rsidR="004915A7" w:rsidRPr="00884D65" w:rsidRDefault="00000000">
      <w:pPr>
        <w:numPr>
          <w:ilvl w:val="0"/>
          <w:numId w:val="15"/>
        </w:num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The </w:t>
      </w:r>
      <w:r w:rsidRPr="00884D65">
        <w:rPr>
          <w:rFonts w:ascii="Montserrat" w:eastAsia="Montserrat" w:hAnsi="Montserrat" w:cs="Montserrat"/>
          <w:b/>
          <w:sz w:val="24"/>
          <w:szCs w:val="24"/>
          <w:lang w:val="en-US"/>
        </w:rPr>
        <w:t>total number of times you communicated with the student</w:t>
      </w:r>
      <w:r w:rsidR="00884D65">
        <w:rPr>
          <w:rFonts w:ascii="Montserrat" w:eastAsia="Montserrat" w:hAnsi="Montserrat" w:cs="Montserrat"/>
          <w:b/>
          <w:sz w:val="24"/>
          <w:szCs w:val="24"/>
          <w:lang w:val="en-US"/>
        </w:rPr>
        <w:t>’</w:t>
      </w:r>
      <w:r w:rsidRPr="00884D65">
        <w:rPr>
          <w:rFonts w:ascii="Montserrat" w:eastAsia="Montserrat" w:hAnsi="Montserrat" w:cs="Montserrat"/>
          <w:b/>
          <w:sz w:val="24"/>
          <w:szCs w:val="24"/>
          <w:lang w:val="en-US"/>
        </w:rPr>
        <w:t>s classroom teacher(s) or other school staff</w:t>
      </w:r>
      <w:r w:rsidRPr="00884D65">
        <w:rPr>
          <w:rFonts w:ascii="Montserrat" w:eastAsia="Montserrat" w:hAnsi="Montserrat" w:cs="Montserrat"/>
          <w:sz w:val="24"/>
          <w:szCs w:val="24"/>
          <w:lang w:val="en-US"/>
        </w:rPr>
        <w:t xml:space="preserve"> during the reporting period. </w:t>
      </w:r>
    </w:p>
    <w:p w14:paraId="127EC7C9" w14:textId="735FAA9F" w:rsidR="004915A7" w:rsidRPr="00884D65" w:rsidRDefault="00000000">
      <w:pPr>
        <w:numPr>
          <w:ilvl w:val="0"/>
          <w:numId w:val="15"/>
        </w:num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The </w:t>
      </w:r>
      <w:r w:rsidRPr="00884D65">
        <w:rPr>
          <w:rFonts w:ascii="Montserrat" w:eastAsia="Montserrat" w:hAnsi="Montserrat" w:cs="Montserrat"/>
          <w:b/>
          <w:sz w:val="24"/>
          <w:szCs w:val="24"/>
          <w:lang w:val="en-US"/>
        </w:rPr>
        <w:t>total number of times you communicated with the student</w:t>
      </w:r>
      <w:r w:rsidR="00884D65">
        <w:rPr>
          <w:rFonts w:ascii="Montserrat" w:eastAsia="Montserrat" w:hAnsi="Montserrat" w:cs="Montserrat"/>
          <w:b/>
          <w:sz w:val="24"/>
          <w:szCs w:val="24"/>
          <w:lang w:val="en-US"/>
        </w:rPr>
        <w:t>’</w:t>
      </w:r>
      <w:r w:rsidRPr="00884D65">
        <w:rPr>
          <w:rFonts w:ascii="Montserrat" w:eastAsia="Montserrat" w:hAnsi="Montserrat" w:cs="Montserrat"/>
          <w:b/>
          <w:sz w:val="24"/>
          <w:szCs w:val="24"/>
          <w:lang w:val="en-US"/>
        </w:rPr>
        <w:t>s family or placement caregivers</w:t>
      </w:r>
      <w:r w:rsidRPr="00884D65">
        <w:rPr>
          <w:rFonts w:ascii="Montserrat" w:eastAsia="Montserrat" w:hAnsi="Montserrat" w:cs="Montserrat"/>
          <w:sz w:val="24"/>
          <w:szCs w:val="24"/>
          <w:lang w:val="en-US"/>
        </w:rPr>
        <w:t xml:space="preserve"> during the reporting period. </w:t>
      </w:r>
    </w:p>
    <w:p w14:paraId="24C32BCF" w14:textId="44B99A70" w:rsidR="004915A7" w:rsidRPr="00884D65" w:rsidRDefault="00000000">
      <w:pPr>
        <w:numPr>
          <w:ilvl w:val="0"/>
          <w:numId w:val="15"/>
        </w:num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The </w:t>
      </w:r>
      <w:r w:rsidRPr="00B56786">
        <w:rPr>
          <w:rFonts w:ascii="Montserrat" w:eastAsia="Montserrat" w:hAnsi="Montserrat" w:cs="Montserrat"/>
          <w:b/>
          <w:bCs/>
          <w:sz w:val="24"/>
          <w:szCs w:val="24"/>
          <w:lang w:val="en-US"/>
          <w:rPrChange w:id="130" w:author="Kaitlin" w:date="2025-08-07T21:08:00Z" w16du:dateUtc="2025-08-08T04:08:00Z">
            <w:rPr>
              <w:rFonts w:ascii="Montserrat" w:eastAsia="Montserrat" w:hAnsi="Montserrat" w:cs="Montserrat"/>
              <w:sz w:val="24"/>
              <w:szCs w:val="24"/>
              <w:lang w:val="en-US"/>
            </w:rPr>
          </w:rPrChange>
        </w:rPr>
        <w:t>t</w:t>
      </w:r>
      <w:r w:rsidRPr="00884D65">
        <w:rPr>
          <w:rFonts w:ascii="Montserrat" w:eastAsia="Montserrat" w:hAnsi="Montserrat" w:cs="Montserrat"/>
          <w:b/>
          <w:sz w:val="24"/>
          <w:szCs w:val="24"/>
          <w:lang w:val="en-US"/>
        </w:rPr>
        <w:t>otal number of times you communicated with the student</w:t>
      </w:r>
      <w:r w:rsidR="00884D65">
        <w:rPr>
          <w:rFonts w:ascii="Montserrat" w:eastAsia="Montserrat" w:hAnsi="Montserrat" w:cs="Montserrat"/>
          <w:b/>
          <w:sz w:val="24"/>
          <w:szCs w:val="24"/>
          <w:lang w:val="en-US"/>
        </w:rPr>
        <w:t>’</w:t>
      </w:r>
      <w:r w:rsidRPr="00884D65">
        <w:rPr>
          <w:rFonts w:ascii="Montserrat" w:eastAsia="Montserrat" w:hAnsi="Montserrat" w:cs="Montserrat"/>
          <w:b/>
          <w:sz w:val="24"/>
          <w:szCs w:val="24"/>
          <w:lang w:val="en-US"/>
        </w:rPr>
        <w:t>s case</w:t>
      </w:r>
      <w:ins w:id="131" w:author="Kaitlin" w:date="2025-08-07T21:08:00Z" w16du:dateUtc="2025-08-08T04:08:00Z">
        <w:r w:rsidR="00B56786">
          <w:rPr>
            <w:rFonts w:ascii="Montserrat" w:eastAsia="Montserrat" w:hAnsi="Montserrat" w:cs="Montserrat"/>
            <w:b/>
            <w:sz w:val="24"/>
            <w:szCs w:val="24"/>
            <w:lang w:val="en-US"/>
          </w:rPr>
          <w:t xml:space="preserve"> </w:t>
        </w:r>
      </w:ins>
      <w:r w:rsidRPr="00884D65">
        <w:rPr>
          <w:rFonts w:ascii="Montserrat" w:eastAsia="Montserrat" w:hAnsi="Montserrat" w:cs="Montserrat"/>
          <w:b/>
          <w:sz w:val="24"/>
          <w:szCs w:val="24"/>
          <w:lang w:val="en-US"/>
        </w:rPr>
        <w:t>worker or case</w:t>
      </w:r>
      <w:ins w:id="132" w:author="Kaitlin" w:date="2025-08-07T21:08:00Z" w16du:dateUtc="2025-08-08T04:08:00Z">
        <w:r w:rsidR="00B56786">
          <w:rPr>
            <w:rFonts w:ascii="Montserrat" w:eastAsia="Montserrat" w:hAnsi="Montserrat" w:cs="Montserrat"/>
            <w:b/>
            <w:sz w:val="24"/>
            <w:szCs w:val="24"/>
            <w:lang w:val="en-US"/>
          </w:rPr>
          <w:t xml:space="preserve"> </w:t>
        </w:r>
      </w:ins>
      <w:r w:rsidRPr="00884D65">
        <w:rPr>
          <w:rFonts w:ascii="Montserrat" w:eastAsia="Montserrat" w:hAnsi="Montserrat" w:cs="Montserrat"/>
          <w:b/>
          <w:sz w:val="24"/>
          <w:szCs w:val="24"/>
          <w:lang w:val="en-US"/>
        </w:rPr>
        <w:t>manager</w:t>
      </w:r>
      <w:r w:rsidRPr="00884D65">
        <w:rPr>
          <w:rFonts w:ascii="Montserrat" w:eastAsia="Montserrat" w:hAnsi="Montserrat" w:cs="Montserrat"/>
          <w:sz w:val="24"/>
          <w:szCs w:val="24"/>
          <w:lang w:val="en-US"/>
        </w:rPr>
        <w:t xml:space="preserve"> during the reporting period. </w:t>
      </w:r>
    </w:p>
    <w:p w14:paraId="6E746A1B" w14:textId="09478E31" w:rsidR="004915A7" w:rsidRPr="00884D65" w:rsidRDefault="00000000">
      <w:pPr>
        <w:numPr>
          <w:ilvl w:val="1"/>
          <w:numId w:val="15"/>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lastRenderedPageBreak/>
        <w:t>For students who do not have a case</w:t>
      </w:r>
      <w:ins w:id="133" w:author="Kaitlin" w:date="2025-08-07T21:08:00Z" w16du:dateUtc="2025-08-08T04:08:00Z">
        <w:r w:rsidR="00B56786">
          <w:rPr>
            <w:rFonts w:ascii="Montserrat" w:eastAsia="Montserrat" w:hAnsi="Montserrat" w:cs="Montserrat"/>
            <w:sz w:val="24"/>
            <w:szCs w:val="24"/>
            <w:lang w:val="en-US"/>
          </w:rPr>
          <w:t xml:space="preserve"> </w:t>
        </w:r>
      </w:ins>
      <w:r w:rsidRPr="00884D65">
        <w:rPr>
          <w:rFonts w:ascii="Montserrat" w:eastAsia="Montserrat" w:hAnsi="Montserrat" w:cs="Montserrat"/>
          <w:sz w:val="24"/>
          <w:szCs w:val="24"/>
          <w:lang w:val="en-US"/>
        </w:rPr>
        <w:t>worker or case</w:t>
      </w:r>
      <w:ins w:id="134" w:author="Kaitlin" w:date="2025-08-07T21:08:00Z" w16du:dateUtc="2025-08-08T04:08:00Z">
        <w:r w:rsidR="00B56786">
          <w:rPr>
            <w:rFonts w:ascii="Montserrat" w:eastAsia="Montserrat" w:hAnsi="Montserrat" w:cs="Montserrat"/>
            <w:sz w:val="24"/>
            <w:szCs w:val="24"/>
            <w:lang w:val="en-US"/>
          </w:rPr>
          <w:t xml:space="preserve"> </w:t>
        </w:r>
      </w:ins>
      <w:r w:rsidRPr="00884D65">
        <w:rPr>
          <w:rFonts w:ascii="Montserrat" w:eastAsia="Montserrat" w:hAnsi="Montserrat" w:cs="Montserrat"/>
          <w:sz w:val="24"/>
          <w:szCs w:val="24"/>
          <w:lang w:val="en-US"/>
        </w:rPr>
        <w:t xml:space="preserve">manager, 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Not Applicable.</w:t>
      </w:r>
      <w:r w:rsidR="00884D65">
        <w:rPr>
          <w:rFonts w:ascii="Montserrat" w:eastAsia="Montserrat" w:hAnsi="Montserrat" w:cs="Montserrat"/>
          <w:sz w:val="24"/>
          <w:szCs w:val="24"/>
          <w:lang w:val="en-US"/>
        </w:rPr>
        <w:t>”</w:t>
      </w:r>
    </w:p>
    <w:p w14:paraId="031779B6" w14:textId="33CACFB7" w:rsidR="004915A7" w:rsidRPr="00884D65" w:rsidRDefault="00000000">
      <w:pPr>
        <w:numPr>
          <w:ilvl w:val="0"/>
          <w:numId w:val="15"/>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The </w:t>
      </w:r>
      <w:r w:rsidRPr="00884D65">
        <w:rPr>
          <w:rFonts w:ascii="Montserrat" w:eastAsia="Montserrat" w:hAnsi="Montserrat" w:cs="Montserrat"/>
          <w:b/>
          <w:sz w:val="24"/>
          <w:szCs w:val="24"/>
          <w:lang w:val="en-US"/>
        </w:rPr>
        <w:t>total number of times you communicated with any other members of the student</w:t>
      </w:r>
      <w:r w:rsidR="00884D65">
        <w:rPr>
          <w:rFonts w:ascii="Montserrat" w:eastAsia="Montserrat" w:hAnsi="Montserrat" w:cs="Montserrat"/>
          <w:b/>
          <w:sz w:val="24"/>
          <w:szCs w:val="24"/>
          <w:lang w:val="en-US"/>
        </w:rPr>
        <w:t>’</w:t>
      </w:r>
      <w:r w:rsidRPr="00884D65">
        <w:rPr>
          <w:rFonts w:ascii="Montserrat" w:eastAsia="Montserrat" w:hAnsi="Montserrat" w:cs="Montserrat"/>
          <w:b/>
          <w:sz w:val="24"/>
          <w:szCs w:val="24"/>
          <w:lang w:val="en-US"/>
        </w:rPr>
        <w:t xml:space="preserve">s team </w:t>
      </w:r>
      <w:r w:rsidRPr="00884D65">
        <w:rPr>
          <w:rFonts w:ascii="Montserrat" w:eastAsia="Montserrat" w:hAnsi="Montserrat" w:cs="Montserrat"/>
          <w:sz w:val="24"/>
          <w:szCs w:val="24"/>
          <w:lang w:val="en-US"/>
        </w:rPr>
        <w:t xml:space="preserve">during the reporting period. </w:t>
      </w:r>
    </w:p>
    <w:p w14:paraId="36A4DDCF" w14:textId="57DA6DAB" w:rsidR="004915A7" w:rsidRPr="00884D65" w:rsidRDefault="00000000">
      <w:pPr>
        <w:numPr>
          <w:ilvl w:val="1"/>
          <w:numId w:val="15"/>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For students who do not have any other team members, 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Not Applicable.</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w:t>
      </w:r>
    </w:p>
    <w:p w14:paraId="6DDE2BDC" w14:textId="77777777" w:rsidR="004915A7" w:rsidRPr="00884D65" w:rsidRDefault="004915A7">
      <w:pPr>
        <w:spacing w:line="259" w:lineRule="auto"/>
        <w:rPr>
          <w:rFonts w:ascii="Montserrat" w:eastAsia="Montserrat" w:hAnsi="Montserrat" w:cs="Montserrat"/>
          <w:lang w:val="en-US"/>
        </w:rPr>
      </w:pPr>
    </w:p>
    <w:p w14:paraId="7F4589B5" w14:textId="77777777" w:rsidR="004915A7" w:rsidRPr="00884D65" w:rsidRDefault="00000000">
      <w:pPr>
        <w:spacing w:line="259" w:lineRule="auto"/>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t>Exit</w:t>
      </w:r>
    </w:p>
    <w:p w14:paraId="29C0EF73" w14:textId="77777777" w:rsidR="004915A7" w:rsidRPr="00884D65" w:rsidRDefault="00000000">
      <w:pPr>
        <w:numPr>
          <w:ilvl w:val="0"/>
          <w:numId w:val="3"/>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 xml:space="preserve">Select whether the student has exited </w:t>
      </w:r>
      <w:r w:rsidRPr="00884D65">
        <w:rPr>
          <w:rFonts w:ascii="Montserrat" w:eastAsia="Montserrat" w:hAnsi="Montserrat" w:cs="Montserrat"/>
          <w:sz w:val="24"/>
          <w:szCs w:val="24"/>
          <w:lang w:val="en-US"/>
        </w:rPr>
        <w:t xml:space="preserve">the Check &amp; Connect program during that reporting period. </w:t>
      </w:r>
    </w:p>
    <w:p w14:paraId="69AECAA5" w14:textId="77777777" w:rsidR="004915A7" w:rsidRPr="00884D65" w:rsidRDefault="004915A7">
      <w:pPr>
        <w:spacing w:line="259" w:lineRule="auto"/>
        <w:rPr>
          <w:rFonts w:ascii="Montserrat" w:eastAsia="Montserrat" w:hAnsi="Montserrat" w:cs="Montserrat"/>
          <w:lang w:val="en-US"/>
        </w:rPr>
      </w:pPr>
    </w:p>
    <w:p w14:paraId="71A0FACC" w14:textId="77777777" w:rsidR="004915A7" w:rsidRPr="00884D65" w:rsidRDefault="00000000">
      <w:pPr>
        <w:spacing w:line="259" w:lineRule="auto"/>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t xml:space="preserve">If the student has exited, use the Student Details tab of the Check &amp; Connect Mentor Weekly Notes to fill in the following information: </w:t>
      </w:r>
    </w:p>
    <w:p w14:paraId="47C262AA" w14:textId="77777777" w:rsidR="004915A7" w:rsidRPr="00884D65" w:rsidRDefault="004915A7">
      <w:pPr>
        <w:spacing w:line="259" w:lineRule="auto"/>
        <w:rPr>
          <w:rFonts w:ascii="Montserrat" w:eastAsia="Montserrat" w:hAnsi="Montserrat" w:cs="Montserrat"/>
          <w:lang w:val="en-US"/>
        </w:rPr>
      </w:pPr>
    </w:p>
    <w:p w14:paraId="074FE5A9" w14:textId="77777777" w:rsidR="004915A7" w:rsidRPr="00884D65" w:rsidRDefault="00000000">
      <w:pPr>
        <w:numPr>
          <w:ilvl w:val="0"/>
          <w:numId w:val="27"/>
        </w:numPr>
        <w:rPr>
          <w:rFonts w:ascii="Montserrat" w:eastAsia="Montserrat" w:hAnsi="Montserrat" w:cs="Montserrat"/>
          <w:lang w:val="en-US"/>
        </w:rPr>
      </w:pPr>
      <w:r w:rsidRPr="00884D65">
        <w:rPr>
          <w:rFonts w:ascii="Montserrat" w:eastAsia="Montserrat" w:hAnsi="Montserrat" w:cs="Montserrat"/>
          <w:b/>
          <w:sz w:val="24"/>
          <w:szCs w:val="24"/>
          <w:lang w:val="en-US"/>
        </w:rPr>
        <w:t>Enter the date the student exited the Check &amp; Connect Program</w:t>
      </w:r>
      <w:r w:rsidRPr="00884D65">
        <w:rPr>
          <w:rFonts w:ascii="Montserrat" w:eastAsia="Montserrat" w:hAnsi="Montserrat" w:cs="Montserrat"/>
          <w:sz w:val="24"/>
          <w:szCs w:val="24"/>
          <w:lang w:val="en-US"/>
        </w:rPr>
        <w:t xml:space="preserve"> in MM/DD/YYYY format. </w:t>
      </w:r>
    </w:p>
    <w:p w14:paraId="1F2A25F7" w14:textId="77777777" w:rsidR="004915A7" w:rsidRPr="00884D65" w:rsidRDefault="00000000">
      <w:pPr>
        <w:numPr>
          <w:ilvl w:val="0"/>
          <w:numId w:val="27"/>
        </w:numPr>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Select a reason why</w:t>
      </w:r>
      <w:r w:rsidRPr="00884D65">
        <w:rPr>
          <w:rFonts w:ascii="Montserrat" w:eastAsia="Montserrat" w:hAnsi="Montserrat" w:cs="Montserrat"/>
          <w:sz w:val="24"/>
          <w:szCs w:val="24"/>
          <w:lang w:val="en-US"/>
        </w:rPr>
        <w:t xml:space="preserve"> the student exited. </w:t>
      </w:r>
    </w:p>
    <w:p w14:paraId="2EFF3698" w14:textId="6376DCBC" w:rsidR="004915A7" w:rsidRPr="00884D65" w:rsidRDefault="00000000">
      <w:pPr>
        <w:numPr>
          <w:ilvl w:val="1"/>
          <w:numId w:val="27"/>
        </w:num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If none of the listed exit reasons apply, please contact </w:t>
      </w:r>
      <w:hyperlink r:id="rId18">
        <w:r w:rsidR="004915A7" w:rsidRPr="00884D65">
          <w:rPr>
            <w:rFonts w:ascii="Montserrat" w:eastAsia="Montserrat" w:hAnsi="Montserrat" w:cs="Montserrat"/>
            <w:color w:val="053DF5"/>
            <w:sz w:val="24"/>
            <w:szCs w:val="24"/>
            <w:u w:val="single"/>
            <w:lang w:val="en-US"/>
          </w:rPr>
          <w:t>Amanda Charlesworth</w:t>
        </w:r>
      </w:hyperlink>
      <w:r w:rsidRPr="00884D65">
        <w:rPr>
          <w:rFonts w:ascii="Montserrat" w:eastAsia="Montserrat" w:hAnsi="Montserrat" w:cs="Montserrat"/>
          <w:sz w:val="24"/>
          <w:szCs w:val="24"/>
          <w:lang w:val="en-US"/>
        </w:rPr>
        <w:t xml:space="preserve">, USBE YIC Check &amp; Connect Program Specialist. </w:t>
      </w:r>
    </w:p>
    <w:p w14:paraId="0FDE3219" w14:textId="77777777" w:rsidR="004915A7" w:rsidRPr="00884D65" w:rsidRDefault="004915A7">
      <w:pPr>
        <w:rPr>
          <w:rFonts w:ascii="Montserrat" w:eastAsia="Montserrat" w:hAnsi="Montserrat" w:cs="Montserrat"/>
          <w:sz w:val="24"/>
          <w:szCs w:val="24"/>
          <w:lang w:val="en-US"/>
        </w:rPr>
      </w:pPr>
    </w:p>
    <w:p w14:paraId="5A34AA7E" w14:textId="77777777" w:rsidR="004915A7" w:rsidRPr="00884D65" w:rsidRDefault="00000000">
      <w:pPr>
        <w:spacing w:line="259" w:lineRule="auto"/>
        <w:rPr>
          <w:rFonts w:ascii="Montserrat" w:eastAsia="Montserrat" w:hAnsi="Montserrat" w:cs="Montserrat"/>
          <w:b/>
          <w:color w:val="6C395C"/>
          <w:sz w:val="24"/>
          <w:szCs w:val="24"/>
          <w:lang w:val="en-US"/>
        </w:rPr>
      </w:pPr>
      <w:r w:rsidRPr="00884D65">
        <w:rPr>
          <w:rFonts w:ascii="Montserrat" w:eastAsia="Montserrat" w:hAnsi="Montserrat" w:cs="Montserrat"/>
          <w:b/>
          <w:color w:val="6C395C"/>
          <w:sz w:val="24"/>
          <w:szCs w:val="24"/>
          <w:lang w:val="en-US"/>
        </w:rPr>
        <w:t xml:space="preserve">When reporting data for Period 3, use the Summary tab of the Check &amp; Connect Mentor Weekly Notes to fill in the following information: </w:t>
      </w:r>
    </w:p>
    <w:p w14:paraId="317D9391" w14:textId="77777777" w:rsidR="004915A7" w:rsidRPr="00884D65" w:rsidRDefault="004915A7">
      <w:pPr>
        <w:spacing w:line="259" w:lineRule="auto"/>
        <w:rPr>
          <w:rFonts w:ascii="Montserrat" w:eastAsia="Montserrat" w:hAnsi="Montserrat" w:cs="Montserrat"/>
          <w:b/>
          <w:color w:val="6C395C"/>
          <w:sz w:val="24"/>
          <w:szCs w:val="24"/>
          <w:lang w:val="en-US"/>
        </w:rPr>
      </w:pPr>
    </w:p>
    <w:p w14:paraId="3992FBD1" w14:textId="1EB53FD9" w:rsidR="004915A7" w:rsidRPr="00884D65" w:rsidRDefault="00000000">
      <w:pPr>
        <w:numPr>
          <w:ilvl w:val="0"/>
          <w:numId w:val="17"/>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 xml:space="preserve">Have you worked with the student for the entire academic year? </w:t>
      </w:r>
      <w:r w:rsidRPr="00884D65">
        <w:rPr>
          <w:rFonts w:ascii="Montserrat" w:eastAsia="Montserrat" w:hAnsi="Montserrat" w:cs="Montserrat"/>
          <w:sz w:val="24"/>
          <w:szCs w:val="24"/>
          <w:lang w:val="en-US"/>
        </w:rPr>
        <w:t xml:space="preserve">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Yes</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if you have been 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s Check &amp; Connect mentor for the entire academic year. Otherwise, select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No.</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w:t>
      </w:r>
    </w:p>
    <w:p w14:paraId="56D3481B" w14:textId="75CCE472" w:rsidR="004915A7" w:rsidRPr="00884D65" w:rsidRDefault="00000000">
      <w:pPr>
        <w:numPr>
          <w:ilvl w:val="0"/>
          <w:numId w:val="17"/>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Select the </w:t>
      </w:r>
      <w:r w:rsidRPr="00884D65">
        <w:rPr>
          <w:rFonts w:ascii="Montserrat" w:eastAsia="Montserrat" w:hAnsi="Montserrat" w:cs="Montserrat"/>
          <w:b/>
          <w:sz w:val="24"/>
          <w:szCs w:val="24"/>
          <w:lang w:val="en-US"/>
        </w:rPr>
        <w:t>appropriate range for the student</w:t>
      </w:r>
      <w:r w:rsidR="00884D65">
        <w:rPr>
          <w:rFonts w:ascii="Montserrat" w:eastAsia="Montserrat" w:hAnsi="Montserrat" w:cs="Montserrat"/>
          <w:b/>
          <w:sz w:val="24"/>
          <w:szCs w:val="24"/>
          <w:lang w:val="en-US"/>
        </w:rPr>
        <w:t>’</w:t>
      </w:r>
      <w:r w:rsidRPr="00884D65">
        <w:rPr>
          <w:rFonts w:ascii="Montserrat" w:eastAsia="Montserrat" w:hAnsi="Montserrat" w:cs="Montserrat"/>
          <w:b/>
          <w:sz w:val="24"/>
          <w:szCs w:val="24"/>
          <w:lang w:val="en-US"/>
        </w:rPr>
        <w:t>s attendance percentage</w:t>
      </w:r>
      <w:r w:rsidRPr="00884D65">
        <w:rPr>
          <w:rFonts w:ascii="Montserrat" w:eastAsia="Montserrat" w:hAnsi="Montserrat" w:cs="Montserrat"/>
          <w:sz w:val="24"/>
          <w:szCs w:val="24"/>
          <w:lang w:val="en-US"/>
        </w:rPr>
        <w:t xml:space="preserve"> for the academic year. </w:t>
      </w:r>
    </w:p>
    <w:p w14:paraId="02822315" w14:textId="77777777" w:rsidR="004915A7" w:rsidRPr="00884D65" w:rsidRDefault="00000000">
      <w:pPr>
        <w:numPr>
          <w:ilvl w:val="0"/>
          <w:numId w:val="17"/>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Select the </w:t>
      </w:r>
      <w:r w:rsidRPr="00884D65">
        <w:rPr>
          <w:rFonts w:ascii="Montserrat" w:eastAsia="Montserrat" w:hAnsi="Montserrat" w:cs="Montserrat"/>
          <w:b/>
          <w:sz w:val="24"/>
          <w:szCs w:val="24"/>
          <w:lang w:val="en-US"/>
        </w:rPr>
        <w:t>number of suspensions the student received</w:t>
      </w:r>
      <w:r w:rsidRPr="00884D65">
        <w:rPr>
          <w:rFonts w:ascii="Montserrat" w:eastAsia="Montserrat" w:hAnsi="Montserrat" w:cs="Montserrat"/>
          <w:sz w:val="24"/>
          <w:szCs w:val="24"/>
          <w:lang w:val="en-US"/>
        </w:rPr>
        <w:t xml:space="preserve"> in the academic year. </w:t>
      </w:r>
    </w:p>
    <w:p w14:paraId="558885FD" w14:textId="77777777" w:rsidR="004915A7" w:rsidRPr="00884D65" w:rsidRDefault="00000000">
      <w:pPr>
        <w:numPr>
          <w:ilvl w:val="0"/>
          <w:numId w:val="17"/>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Select the </w:t>
      </w:r>
      <w:r w:rsidRPr="00884D65">
        <w:rPr>
          <w:rFonts w:ascii="Montserrat" w:eastAsia="Montserrat" w:hAnsi="Montserrat" w:cs="Montserrat"/>
          <w:b/>
          <w:sz w:val="24"/>
          <w:szCs w:val="24"/>
          <w:lang w:val="en-US"/>
        </w:rPr>
        <w:t xml:space="preserve">number of Ds or 2s a student received on their final report card </w:t>
      </w:r>
      <w:r w:rsidRPr="00884D65">
        <w:rPr>
          <w:rFonts w:ascii="Montserrat" w:eastAsia="Montserrat" w:hAnsi="Montserrat" w:cs="Montserrat"/>
          <w:sz w:val="24"/>
          <w:szCs w:val="24"/>
          <w:lang w:val="en-US"/>
        </w:rPr>
        <w:t>for the academic year.</w:t>
      </w:r>
    </w:p>
    <w:p w14:paraId="71891EF0" w14:textId="065B7B7B" w:rsidR="004915A7" w:rsidRPr="00884D65" w:rsidRDefault="00000000">
      <w:pPr>
        <w:numPr>
          <w:ilvl w:val="0"/>
          <w:numId w:val="17"/>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Select the </w:t>
      </w:r>
      <w:r w:rsidRPr="00884D65">
        <w:rPr>
          <w:rFonts w:ascii="Montserrat" w:eastAsia="Montserrat" w:hAnsi="Montserrat" w:cs="Montserrat"/>
          <w:b/>
          <w:sz w:val="24"/>
          <w:szCs w:val="24"/>
          <w:lang w:val="en-US"/>
        </w:rPr>
        <w:t>number of F</w:t>
      </w:r>
      <w:del w:id="135" w:author="Kaitlin" w:date="2025-08-07T21:10:00Z" w16du:dateUtc="2025-08-08T04:10:00Z">
        <w:r w:rsidR="00884D65" w:rsidDel="00B56786">
          <w:rPr>
            <w:rFonts w:ascii="Montserrat" w:eastAsia="Montserrat" w:hAnsi="Montserrat" w:cs="Montserrat"/>
            <w:b/>
            <w:sz w:val="24"/>
            <w:szCs w:val="24"/>
            <w:lang w:val="en-US"/>
          </w:rPr>
          <w:delText>’</w:delText>
        </w:r>
      </w:del>
      <w:r w:rsidRPr="00884D65">
        <w:rPr>
          <w:rFonts w:ascii="Montserrat" w:eastAsia="Montserrat" w:hAnsi="Montserrat" w:cs="Montserrat"/>
          <w:b/>
          <w:sz w:val="24"/>
          <w:szCs w:val="24"/>
          <w:lang w:val="en-US"/>
        </w:rPr>
        <w:t>s or 1</w:t>
      </w:r>
      <w:del w:id="136" w:author="Kaitlin" w:date="2025-08-07T21:10:00Z" w16du:dateUtc="2025-08-08T04:10:00Z">
        <w:r w:rsidR="00884D65" w:rsidDel="00B56786">
          <w:rPr>
            <w:rFonts w:ascii="Montserrat" w:eastAsia="Montserrat" w:hAnsi="Montserrat" w:cs="Montserrat"/>
            <w:b/>
            <w:sz w:val="24"/>
            <w:szCs w:val="24"/>
            <w:lang w:val="en-US"/>
          </w:rPr>
          <w:delText>’</w:delText>
        </w:r>
      </w:del>
      <w:r w:rsidRPr="00884D65">
        <w:rPr>
          <w:rFonts w:ascii="Montserrat" w:eastAsia="Montserrat" w:hAnsi="Montserrat" w:cs="Montserrat"/>
          <w:b/>
          <w:sz w:val="24"/>
          <w:szCs w:val="24"/>
          <w:lang w:val="en-US"/>
        </w:rPr>
        <w:t xml:space="preserve">s a student received on their final report card </w:t>
      </w:r>
      <w:r w:rsidRPr="00884D65">
        <w:rPr>
          <w:rFonts w:ascii="Montserrat" w:eastAsia="Montserrat" w:hAnsi="Montserrat" w:cs="Montserrat"/>
          <w:sz w:val="24"/>
          <w:szCs w:val="24"/>
          <w:lang w:val="en-US"/>
        </w:rPr>
        <w:t>for the academic year.</w:t>
      </w:r>
    </w:p>
    <w:p w14:paraId="3474E0D6" w14:textId="5F81558B" w:rsidR="004915A7" w:rsidRPr="00884D65" w:rsidRDefault="00000000">
      <w:pPr>
        <w:numPr>
          <w:ilvl w:val="0"/>
          <w:numId w:val="17"/>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For middle and high school students</w:t>
      </w:r>
      <w:r w:rsidRPr="00884D65">
        <w:rPr>
          <w:rFonts w:ascii="Montserrat" w:eastAsia="Montserrat" w:hAnsi="Montserrat" w:cs="Montserrat"/>
          <w:sz w:val="24"/>
          <w:szCs w:val="24"/>
          <w:lang w:val="en-US"/>
        </w:rPr>
        <w:t xml:space="preserve">, select the </w:t>
      </w:r>
      <w:r w:rsidRPr="00884D65">
        <w:rPr>
          <w:rFonts w:ascii="Montserrat" w:eastAsia="Montserrat" w:hAnsi="Montserrat" w:cs="Montserrat"/>
          <w:b/>
          <w:sz w:val="24"/>
          <w:szCs w:val="24"/>
          <w:lang w:val="en-US"/>
        </w:rPr>
        <w:t>appropriate range for the student</w:t>
      </w:r>
      <w:r w:rsidR="00884D65">
        <w:rPr>
          <w:rFonts w:ascii="Montserrat" w:eastAsia="Montserrat" w:hAnsi="Montserrat" w:cs="Montserrat"/>
          <w:b/>
          <w:sz w:val="24"/>
          <w:szCs w:val="24"/>
          <w:lang w:val="en-US"/>
        </w:rPr>
        <w:t>’</w:t>
      </w:r>
      <w:r w:rsidRPr="00884D65">
        <w:rPr>
          <w:rFonts w:ascii="Montserrat" w:eastAsia="Montserrat" w:hAnsi="Montserrat" w:cs="Montserrat"/>
          <w:b/>
          <w:sz w:val="24"/>
          <w:szCs w:val="24"/>
          <w:lang w:val="en-US"/>
        </w:rPr>
        <w:t>s cumulative GPA</w:t>
      </w:r>
      <w:r w:rsidRPr="00884D65">
        <w:rPr>
          <w:rFonts w:ascii="Montserrat" w:eastAsia="Montserrat" w:hAnsi="Montserrat" w:cs="Montserrat"/>
          <w:sz w:val="24"/>
          <w:szCs w:val="24"/>
          <w:lang w:val="en-US"/>
        </w:rPr>
        <w:t xml:space="preserve"> for the academic year. </w:t>
      </w:r>
    </w:p>
    <w:p w14:paraId="02E25121" w14:textId="4BCA85E0" w:rsidR="004915A7" w:rsidRPr="00884D65" w:rsidRDefault="00000000">
      <w:pPr>
        <w:numPr>
          <w:ilvl w:val="1"/>
          <w:numId w:val="17"/>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lastRenderedPageBreak/>
        <w:t xml:space="preserve">For elementary or middle school students attending a school where GPA is not collected, enter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Not Applicable.</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w:t>
      </w:r>
    </w:p>
    <w:p w14:paraId="3F4F1B3B" w14:textId="77777777" w:rsidR="004915A7" w:rsidRPr="00884D65" w:rsidRDefault="00000000">
      <w:pPr>
        <w:numPr>
          <w:ilvl w:val="0"/>
          <w:numId w:val="17"/>
        </w:numPr>
        <w:spacing w:line="259" w:lineRule="auto"/>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For high school students</w:t>
      </w:r>
      <w:r w:rsidRPr="00884D65">
        <w:rPr>
          <w:rFonts w:ascii="Montserrat" w:eastAsia="Montserrat" w:hAnsi="Montserrat" w:cs="Montserrat"/>
          <w:sz w:val="24"/>
          <w:szCs w:val="24"/>
          <w:lang w:val="en-US"/>
        </w:rPr>
        <w:t xml:space="preserve">, select the </w:t>
      </w:r>
      <w:r w:rsidRPr="00884D65">
        <w:rPr>
          <w:rFonts w:ascii="Montserrat" w:eastAsia="Montserrat" w:hAnsi="Montserrat" w:cs="Montserrat"/>
          <w:b/>
          <w:sz w:val="24"/>
          <w:szCs w:val="24"/>
          <w:lang w:val="en-US"/>
        </w:rPr>
        <w:t>appropriate range for the total number of credits a student earned</w:t>
      </w:r>
      <w:r w:rsidRPr="00884D65">
        <w:rPr>
          <w:rFonts w:ascii="Montserrat" w:eastAsia="Montserrat" w:hAnsi="Montserrat" w:cs="Montserrat"/>
          <w:sz w:val="24"/>
          <w:szCs w:val="24"/>
          <w:lang w:val="en-US"/>
        </w:rPr>
        <w:t xml:space="preserve"> in the current academic year. </w:t>
      </w:r>
    </w:p>
    <w:p w14:paraId="58D481C6" w14:textId="0E9B3833" w:rsidR="004915A7" w:rsidRPr="00884D65" w:rsidRDefault="00000000">
      <w:pPr>
        <w:numPr>
          <w:ilvl w:val="1"/>
          <w:numId w:val="17"/>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For elementary and middle school students, enter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Not Applicable.</w:t>
      </w:r>
      <w:r w:rsidR="00884D65">
        <w:rPr>
          <w:rFonts w:ascii="Montserrat" w:eastAsia="Montserrat" w:hAnsi="Montserrat" w:cs="Montserrat"/>
          <w:sz w:val="24"/>
          <w:szCs w:val="24"/>
          <w:lang w:val="en-US"/>
        </w:rPr>
        <w:t>”</w:t>
      </w:r>
    </w:p>
    <w:p w14:paraId="6B836384" w14:textId="77777777" w:rsidR="004915A7" w:rsidRPr="00884D65" w:rsidRDefault="00000000">
      <w:pPr>
        <w:pStyle w:val="Heading2"/>
        <w:rPr>
          <w:rFonts w:ascii="Montserrat" w:eastAsia="Montserrat" w:hAnsi="Montserrat" w:cs="Montserrat"/>
          <w:b/>
          <w:sz w:val="28"/>
          <w:szCs w:val="28"/>
          <w:lang w:val="en-US"/>
        </w:rPr>
      </w:pPr>
      <w:bookmarkStart w:id="137" w:name="_cbjwuiu96qx0" w:colFirst="0" w:colLast="0"/>
      <w:bookmarkEnd w:id="137"/>
      <w:r w:rsidRPr="00884D65">
        <w:rPr>
          <w:rFonts w:ascii="Montserrat" w:eastAsia="Montserrat" w:hAnsi="Montserrat" w:cs="Montserrat"/>
          <w:b/>
          <w:sz w:val="28"/>
          <w:szCs w:val="28"/>
          <w:lang w:val="en-US"/>
        </w:rPr>
        <w:t>Submitting the Check &amp; Connect Reporting Form</w:t>
      </w:r>
    </w:p>
    <w:p w14:paraId="2A8DAFF2" w14:textId="77777777" w:rsidR="004915A7" w:rsidRPr="00884D65" w:rsidRDefault="00000000">
      <w:pPr>
        <w:numPr>
          <w:ilvl w:val="0"/>
          <w:numId w:val="22"/>
        </w:num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Once you reach the end of the form, </w:t>
      </w:r>
      <w:r w:rsidRPr="00884D65">
        <w:rPr>
          <w:rFonts w:ascii="Montserrat" w:eastAsia="Montserrat" w:hAnsi="Montserrat" w:cs="Montserrat"/>
          <w:b/>
          <w:sz w:val="24"/>
          <w:szCs w:val="24"/>
          <w:lang w:val="en-US"/>
        </w:rPr>
        <w:t>click Submit</w:t>
      </w:r>
      <w:r w:rsidRPr="00884D65">
        <w:rPr>
          <w:rFonts w:ascii="Montserrat" w:eastAsia="Montserrat" w:hAnsi="Montserrat" w:cs="Montserrat"/>
          <w:sz w:val="24"/>
          <w:szCs w:val="24"/>
          <w:lang w:val="en-US"/>
        </w:rPr>
        <w:t>.</w:t>
      </w:r>
    </w:p>
    <w:p w14:paraId="18A3AD75" w14:textId="77777777" w:rsidR="004915A7" w:rsidRPr="00884D65" w:rsidRDefault="00000000">
      <w:pPr>
        <w:numPr>
          <w:ilvl w:val="0"/>
          <w:numId w:val="22"/>
        </w:numPr>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You will receive a confirmation email</w:t>
      </w:r>
      <w:r w:rsidRPr="00884D65">
        <w:rPr>
          <w:rFonts w:ascii="Montserrat" w:eastAsia="Montserrat" w:hAnsi="Montserrat" w:cs="Montserrat"/>
          <w:sz w:val="24"/>
          <w:szCs w:val="24"/>
          <w:lang w:val="en-US"/>
        </w:rPr>
        <w:t xml:space="preserve"> with a copy of your responses. </w:t>
      </w:r>
    </w:p>
    <w:p w14:paraId="5A423379" w14:textId="77777777" w:rsidR="004915A7" w:rsidRPr="00884D65" w:rsidRDefault="004915A7">
      <w:pPr>
        <w:rPr>
          <w:rFonts w:ascii="Montserrat" w:eastAsia="Montserrat" w:hAnsi="Montserrat" w:cs="Montserrat"/>
          <w:sz w:val="24"/>
          <w:szCs w:val="24"/>
          <w:lang w:val="en-US"/>
        </w:rPr>
      </w:pPr>
    </w:p>
    <w:p w14:paraId="38BD9E38" w14:textId="77777777" w:rsidR="004915A7" w:rsidRPr="00884D65" w:rsidRDefault="00000000">
      <w:pPr>
        <w:rPr>
          <w:rFonts w:ascii="Montserrat" w:eastAsia="Montserrat" w:hAnsi="Montserrat" w:cs="Montserrat"/>
          <w:b/>
          <w:color w:val="6C395C"/>
          <w:sz w:val="24"/>
          <w:szCs w:val="24"/>
          <w:lang w:val="en-US"/>
        </w:rPr>
      </w:pPr>
      <w:r w:rsidRPr="00884D65">
        <w:rPr>
          <w:rFonts w:ascii="Montserrat" w:eastAsia="Montserrat" w:hAnsi="Montserrat" w:cs="Montserrat"/>
          <w:b/>
          <w:color w:val="6C395C"/>
          <w:sz w:val="24"/>
          <w:szCs w:val="24"/>
          <w:lang w:val="en-US"/>
        </w:rPr>
        <w:t xml:space="preserve">If you need to correct an error in your submission: </w:t>
      </w:r>
    </w:p>
    <w:p w14:paraId="5D6BAE72" w14:textId="77777777" w:rsidR="004915A7" w:rsidRPr="00884D65" w:rsidRDefault="00000000">
      <w:pPr>
        <w:numPr>
          <w:ilvl w:val="0"/>
          <w:numId w:val="18"/>
        </w:numPr>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 xml:space="preserve">Email </w:t>
      </w:r>
      <w:hyperlink r:id="rId19">
        <w:r w:rsidR="004915A7" w:rsidRPr="00884D65">
          <w:rPr>
            <w:rFonts w:ascii="Montserrat" w:eastAsia="Montserrat" w:hAnsi="Montserrat" w:cs="Montserrat"/>
            <w:color w:val="053DF5"/>
            <w:sz w:val="24"/>
            <w:szCs w:val="24"/>
            <w:u w:val="single"/>
            <w:lang w:val="en-US"/>
          </w:rPr>
          <w:t>Amanda Charlesworth</w:t>
        </w:r>
      </w:hyperlink>
      <w:r w:rsidRPr="00884D65">
        <w:rPr>
          <w:rFonts w:ascii="Montserrat" w:eastAsia="Montserrat" w:hAnsi="Montserrat" w:cs="Montserrat"/>
          <w:sz w:val="24"/>
          <w:szCs w:val="24"/>
          <w:lang w:val="en-US"/>
        </w:rPr>
        <w:t xml:space="preserve">, USBE YIC Check &amp; Connect Program Specialist. </w:t>
      </w:r>
    </w:p>
    <w:p w14:paraId="07103F08" w14:textId="5903AD16" w:rsidR="004915A7" w:rsidRPr="00884D65" w:rsidRDefault="00000000">
      <w:pPr>
        <w:numPr>
          <w:ilvl w:val="0"/>
          <w:numId w:val="18"/>
        </w:num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In the email, </w:t>
      </w:r>
      <w:r w:rsidRPr="00884D65">
        <w:rPr>
          <w:rFonts w:ascii="Montserrat" w:eastAsia="Montserrat" w:hAnsi="Montserrat" w:cs="Montserrat"/>
          <w:b/>
          <w:sz w:val="24"/>
          <w:szCs w:val="24"/>
          <w:lang w:val="en-US"/>
        </w:rPr>
        <w:t>include the student</w:t>
      </w:r>
      <w:r w:rsidR="00884D65">
        <w:rPr>
          <w:rFonts w:ascii="Montserrat" w:eastAsia="Montserrat" w:hAnsi="Montserrat" w:cs="Montserrat"/>
          <w:b/>
          <w:sz w:val="24"/>
          <w:szCs w:val="24"/>
          <w:lang w:val="en-US"/>
        </w:rPr>
        <w:t>’</w:t>
      </w:r>
      <w:r w:rsidRPr="00884D65">
        <w:rPr>
          <w:rFonts w:ascii="Montserrat" w:eastAsia="Montserrat" w:hAnsi="Montserrat" w:cs="Montserrat"/>
          <w:b/>
          <w:sz w:val="24"/>
          <w:szCs w:val="24"/>
          <w:lang w:val="en-US"/>
        </w:rPr>
        <w:t>s State ID Number (SSID) and the date you submitted</w:t>
      </w:r>
      <w:r w:rsidRPr="00884D65">
        <w:rPr>
          <w:rFonts w:ascii="Montserrat" w:eastAsia="Montserrat" w:hAnsi="Montserrat" w:cs="Montserrat"/>
          <w:sz w:val="24"/>
          <w:szCs w:val="24"/>
          <w:lang w:val="en-US"/>
        </w:rPr>
        <w:t xml:space="preserve"> the data. </w:t>
      </w:r>
    </w:p>
    <w:p w14:paraId="154ED3CD" w14:textId="04CD6FEA" w:rsidR="004915A7" w:rsidRPr="00884D65" w:rsidRDefault="00000000">
      <w:pPr>
        <w:numPr>
          <w:ilvl w:val="0"/>
          <w:numId w:val="18"/>
        </w:numPr>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Re</w:t>
      </w:r>
      <w:del w:id="138" w:author="Kaitlin" w:date="2025-08-07T21:11:00Z" w16du:dateUtc="2025-08-08T04:11:00Z">
        <w:r w:rsidRPr="00884D65" w:rsidDel="00CE1B59">
          <w:rPr>
            <w:rFonts w:ascii="Montserrat" w:eastAsia="Montserrat" w:hAnsi="Montserrat" w:cs="Montserrat"/>
            <w:b/>
            <w:sz w:val="24"/>
            <w:szCs w:val="24"/>
            <w:lang w:val="en-US"/>
          </w:rPr>
          <w:delText>-</w:delText>
        </w:r>
      </w:del>
      <w:r w:rsidRPr="00884D65">
        <w:rPr>
          <w:rFonts w:ascii="Montserrat" w:eastAsia="Montserrat" w:hAnsi="Montserrat" w:cs="Montserrat"/>
          <w:b/>
          <w:sz w:val="24"/>
          <w:szCs w:val="24"/>
          <w:lang w:val="en-US"/>
        </w:rPr>
        <w:t xml:space="preserve">submit </w:t>
      </w:r>
      <w:r w:rsidRPr="00884D65">
        <w:rPr>
          <w:rFonts w:ascii="Montserrat" w:eastAsia="Montserrat" w:hAnsi="Montserrat" w:cs="Montserrat"/>
          <w:sz w:val="24"/>
          <w:szCs w:val="24"/>
          <w:lang w:val="en-US"/>
        </w:rPr>
        <w:t>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s data using the Check &amp; Connect Reporting Form.</w:t>
      </w:r>
    </w:p>
    <w:p w14:paraId="0C20144D" w14:textId="77777777" w:rsidR="004915A7" w:rsidRPr="00884D65" w:rsidRDefault="004915A7">
      <w:pPr>
        <w:ind w:left="720"/>
        <w:rPr>
          <w:rFonts w:ascii="Montserrat" w:eastAsia="Montserrat" w:hAnsi="Montserrat" w:cs="Montserrat"/>
          <w:b/>
          <w:sz w:val="24"/>
          <w:szCs w:val="24"/>
          <w:lang w:val="en-US"/>
        </w:rPr>
      </w:pPr>
    </w:p>
    <w:p w14:paraId="45B7839F" w14:textId="77777777" w:rsidR="004915A7" w:rsidRPr="00884D65" w:rsidRDefault="00000000">
      <w:pPr>
        <w:rPr>
          <w:rFonts w:ascii="Montserrat" w:eastAsia="Montserrat" w:hAnsi="Montserrat" w:cs="Montserrat"/>
          <w:b/>
          <w:sz w:val="28"/>
          <w:szCs w:val="28"/>
          <w:lang w:val="en-US"/>
        </w:rPr>
      </w:pPr>
      <w:r w:rsidRPr="00884D65">
        <w:rPr>
          <w:rFonts w:ascii="Montserrat" w:eastAsia="Montserrat" w:hAnsi="Montserrat" w:cs="Montserrat"/>
          <w:b/>
          <w:sz w:val="28"/>
          <w:szCs w:val="28"/>
          <w:lang w:val="en-US"/>
        </w:rPr>
        <w:t xml:space="preserve">Submit data for each additional student on your caseload using the Check &amp; Connect Reporting Form link shared by USBE. </w:t>
      </w:r>
    </w:p>
    <w:p w14:paraId="2C4146B3" w14:textId="77777777" w:rsidR="004915A7" w:rsidRPr="00884D65" w:rsidRDefault="004915A7">
      <w:pPr>
        <w:rPr>
          <w:rFonts w:ascii="Montserrat" w:eastAsia="Montserrat" w:hAnsi="Montserrat" w:cs="Montserrat"/>
          <w:sz w:val="24"/>
          <w:szCs w:val="24"/>
          <w:lang w:val="en-US"/>
        </w:rPr>
      </w:pPr>
    </w:p>
    <w:p w14:paraId="5F4215FF" w14:textId="77777777" w:rsidR="004915A7" w:rsidRPr="00884D65" w:rsidRDefault="004915A7">
      <w:pPr>
        <w:rPr>
          <w:rFonts w:ascii="Montserrat" w:eastAsia="Montserrat" w:hAnsi="Montserrat" w:cs="Montserrat"/>
          <w:sz w:val="24"/>
          <w:szCs w:val="24"/>
          <w:lang w:val="en-US"/>
        </w:rPr>
      </w:pPr>
    </w:p>
    <w:p w14:paraId="0552B0BB" w14:textId="77777777" w:rsidR="004915A7" w:rsidRPr="00884D65" w:rsidRDefault="00000000">
      <w:pPr>
        <w:rPr>
          <w:rFonts w:ascii="Montserrat" w:eastAsia="Montserrat" w:hAnsi="Montserrat" w:cs="Montserrat"/>
          <w:sz w:val="32"/>
          <w:szCs w:val="32"/>
          <w:lang w:val="en-US"/>
        </w:rPr>
      </w:pPr>
      <w:r w:rsidRPr="00884D65">
        <w:rPr>
          <w:lang w:val="en-US"/>
        </w:rPr>
        <w:br w:type="page"/>
      </w:r>
    </w:p>
    <w:p w14:paraId="5052A849" w14:textId="77777777" w:rsidR="004915A7" w:rsidRPr="00884D65" w:rsidRDefault="00000000">
      <w:pPr>
        <w:pStyle w:val="Heading1"/>
        <w:rPr>
          <w:rFonts w:ascii="Montserrat" w:eastAsia="Montserrat" w:hAnsi="Montserrat" w:cs="Montserrat"/>
          <w:b/>
          <w:sz w:val="32"/>
          <w:szCs w:val="32"/>
          <w:lang w:val="en-US"/>
        </w:rPr>
      </w:pPr>
      <w:bookmarkStart w:id="139" w:name="_eb7a90ner23i" w:colFirst="0" w:colLast="0"/>
      <w:bookmarkEnd w:id="139"/>
      <w:r w:rsidRPr="00884D65">
        <w:rPr>
          <w:rFonts w:ascii="Montserrat" w:eastAsia="Montserrat" w:hAnsi="Montserrat" w:cs="Montserrat"/>
          <w:b/>
          <w:sz w:val="32"/>
          <w:szCs w:val="32"/>
          <w:lang w:val="en-US"/>
        </w:rPr>
        <w:lastRenderedPageBreak/>
        <w:t>Glossary</w:t>
      </w:r>
    </w:p>
    <w:p w14:paraId="0E0ED4C2" w14:textId="77777777" w:rsidR="004915A7" w:rsidRPr="00884D65" w:rsidRDefault="00000000">
      <w:pPr>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t>Absenteeism</w:t>
      </w:r>
    </w:p>
    <w:p w14:paraId="6A04E0F4" w14:textId="545ABB83" w:rsidR="004915A7" w:rsidRPr="00884D65" w:rsidRDefault="00000000">
      <w:p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A full day</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s absence for excused or unexcused reasons, including days missed due to out-of-school suspension.</w:t>
      </w:r>
    </w:p>
    <w:p w14:paraId="5836DF9C" w14:textId="77777777" w:rsidR="004915A7" w:rsidRPr="00884D65" w:rsidRDefault="004915A7">
      <w:pPr>
        <w:rPr>
          <w:rFonts w:ascii="Montserrat" w:eastAsia="Montserrat" w:hAnsi="Montserrat" w:cs="Montserrat"/>
          <w:sz w:val="24"/>
          <w:szCs w:val="24"/>
          <w:lang w:val="en-US"/>
        </w:rPr>
      </w:pPr>
    </w:p>
    <w:p w14:paraId="4C2D3DE3" w14:textId="77777777" w:rsidR="004915A7" w:rsidRPr="00884D65" w:rsidRDefault="00000000">
      <w:pPr>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t>Attendance Percentage</w:t>
      </w:r>
    </w:p>
    <w:p w14:paraId="7EABFB9D" w14:textId="77777777" w:rsidR="004915A7" w:rsidRPr="00884D65" w:rsidRDefault="00000000">
      <w:p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The percentage of days a student was present during the reporting period or academic year. Calculated by dividing the number of days present by the total number of enrolled days, then multiplying by 100.</w:t>
      </w:r>
    </w:p>
    <w:p w14:paraId="26E0A12F" w14:textId="77777777" w:rsidR="004915A7" w:rsidRPr="00884D65" w:rsidRDefault="004915A7">
      <w:pPr>
        <w:rPr>
          <w:rFonts w:ascii="Montserrat" w:eastAsia="Montserrat" w:hAnsi="Montserrat" w:cs="Montserrat"/>
          <w:sz w:val="24"/>
          <w:szCs w:val="24"/>
          <w:lang w:val="en-US"/>
        </w:rPr>
      </w:pPr>
    </w:p>
    <w:p w14:paraId="12945853" w14:textId="77777777" w:rsidR="004915A7" w:rsidRPr="00884D65" w:rsidRDefault="00000000">
      <w:pPr>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t>Classes Missed</w:t>
      </w:r>
    </w:p>
    <w:p w14:paraId="600D303B" w14:textId="77777777" w:rsidR="004915A7" w:rsidRPr="00884D65" w:rsidRDefault="00000000">
      <w:p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The number of class periods missed within a school day. </w:t>
      </w:r>
    </w:p>
    <w:p w14:paraId="75003D98" w14:textId="77777777" w:rsidR="004915A7" w:rsidRPr="00884D65" w:rsidRDefault="004915A7">
      <w:pPr>
        <w:rPr>
          <w:rFonts w:ascii="Montserrat" w:eastAsia="Montserrat" w:hAnsi="Montserrat" w:cs="Montserrat"/>
          <w:sz w:val="24"/>
          <w:szCs w:val="24"/>
          <w:lang w:val="en-US"/>
        </w:rPr>
      </w:pPr>
    </w:p>
    <w:p w14:paraId="2547DB38" w14:textId="77777777" w:rsidR="004915A7" w:rsidRPr="00884D65" w:rsidRDefault="00000000">
      <w:pPr>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t>High Risk</w:t>
      </w:r>
    </w:p>
    <w:p w14:paraId="50B1B581" w14:textId="77777777" w:rsidR="004915A7" w:rsidRPr="00884D65" w:rsidRDefault="00000000">
      <w:pPr>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A student is considered high risk if they meet any of the following criteria: </w:t>
      </w:r>
    </w:p>
    <w:p w14:paraId="4C8CFE9D" w14:textId="77777777" w:rsidR="004915A7" w:rsidRPr="00884D65" w:rsidRDefault="00000000">
      <w:pPr>
        <w:numPr>
          <w:ilvl w:val="0"/>
          <w:numId w:val="28"/>
        </w:numPr>
        <w:spacing w:line="259" w:lineRule="auto"/>
        <w:rPr>
          <w:rFonts w:ascii="Montserrat" w:eastAsia="Montserrat" w:hAnsi="Montserrat" w:cs="Montserrat"/>
          <w:sz w:val="24"/>
          <w:szCs w:val="24"/>
          <w:lang w:val="en-US"/>
        </w:rPr>
      </w:pPr>
      <w:commentRangeStart w:id="140"/>
      <w:r w:rsidRPr="00884D65">
        <w:rPr>
          <w:rFonts w:ascii="Montserrat" w:eastAsia="Montserrat" w:hAnsi="Montserrat" w:cs="Montserrat"/>
          <w:sz w:val="24"/>
          <w:szCs w:val="24"/>
          <w:lang w:val="en-US"/>
        </w:rPr>
        <w:t>2 or more Ds (or 2s) or 1 or more Fs (or 1s)</w:t>
      </w:r>
    </w:p>
    <w:p w14:paraId="5810A453" w14:textId="77777777" w:rsidR="004915A7" w:rsidRPr="00884D65" w:rsidRDefault="00000000">
      <w:pPr>
        <w:numPr>
          <w:ilvl w:val="0"/>
          <w:numId w:val="28"/>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An attendance percentage &lt;90%</w:t>
      </w:r>
    </w:p>
    <w:p w14:paraId="117CF572" w14:textId="77777777" w:rsidR="004915A7" w:rsidRPr="00884D65" w:rsidRDefault="00000000">
      <w:pPr>
        <w:numPr>
          <w:ilvl w:val="0"/>
          <w:numId w:val="28"/>
        </w:numPr>
        <w:spacing w:line="259" w:lineRule="auto"/>
        <w:rPr>
          <w:rFonts w:ascii="Montserrat" w:eastAsia="Montserrat" w:hAnsi="Montserrat" w:cs="Montserrat"/>
          <w:sz w:val="24"/>
          <w:szCs w:val="24"/>
          <w:lang w:val="en-US"/>
        </w:rPr>
      </w:pPr>
      <w:r w:rsidRPr="00884D65">
        <w:rPr>
          <w:rFonts w:ascii="Montserrat" w:eastAsia="Montserrat" w:hAnsi="Montserrat" w:cs="Montserrat"/>
          <w:sz w:val="24"/>
          <w:szCs w:val="24"/>
          <w:lang w:val="en-US"/>
        </w:rPr>
        <w:t>2 or more behavioral incidents</w:t>
      </w:r>
      <w:commentRangeEnd w:id="140"/>
      <w:r w:rsidR="00031DD5">
        <w:rPr>
          <w:rStyle w:val="CommentReference"/>
        </w:rPr>
        <w:commentReference w:id="140"/>
      </w:r>
    </w:p>
    <w:p w14:paraId="01E0E278" w14:textId="77777777" w:rsidR="004915A7" w:rsidRPr="00884D65" w:rsidRDefault="00000000">
      <w:pPr>
        <w:spacing w:before="240" w:after="240"/>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In-School Suspension</w:t>
      </w:r>
      <w:r w:rsidRPr="00884D65">
        <w:rPr>
          <w:rFonts w:ascii="Montserrat" w:eastAsia="Montserrat" w:hAnsi="Montserrat" w:cs="Montserrat"/>
          <w:b/>
          <w:sz w:val="24"/>
          <w:szCs w:val="24"/>
          <w:lang w:val="en-US"/>
        </w:rPr>
        <w:br/>
      </w:r>
      <w:r w:rsidRPr="00884D65">
        <w:rPr>
          <w:rFonts w:ascii="Montserrat" w:eastAsia="Montserrat" w:hAnsi="Montserrat" w:cs="Montserrat"/>
          <w:sz w:val="24"/>
          <w:szCs w:val="24"/>
          <w:lang w:val="en-US"/>
        </w:rPr>
        <w:t xml:space="preserve">A consequence for inappropriate behavior where the student spends the school day(s) in a separate area or classroom. The student is typically supervised or required to participate in a structured activity. </w:t>
      </w:r>
    </w:p>
    <w:p w14:paraId="2B5CD715" w14:textId="77777777" w:rsidR="004915A7" w:rsidRPr="00884D65" w:rsidRDefault="00000000">
      <w:pPr>
        <w:spacing w:before="240" w:after="240"/>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Out-of-School Suspension</w:t>
      </w:r>
      <w:r w:rsidRPr="00884D65">
        <w:rPr>
          <w:rFonts w:ascii="Montserrat" w:eastAsia="Montserrat" w:hAnsi="Montserrat" w:cs="Montserrat"/>
          <w:b/>
          <w:sz w:val="24"/>
          <w:szCs w:val="24"/>
          <w:lang w:val="en-US"/>
        </w:rPr>
        <w:br/>
      </w:r>
      <w:r w:rsidRPr="00884D65">
        <w:rPr>
          <w:rFonts w:ascii="Montserrat" w:eastAsia="Montserrat" w:hAnsi="Montserrat" w:cs="Montserrat"/>
          <w:sz w:val="24"/>
          <w:szCs w:val="24"/>
          <w:lang w:val="en-US"/>
        </w:rPr>
        <w:t>A consequence for certain behaviors where the student spends a specified number of school days at home. The student is not permitted on school property during this period.</w:t>
      </w:r>
    </w:p>
    <w:p w14:paraId="23B41108" w14:textId="03809AC2" w:rsidR="004915A7" w:rsidRPr="00884D65" w:rsidRDefault="00000000">
      <w:pPr>
        <w:spacing w:before="240" w:after="240"/>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t>State Student ID Number</w:t>
      </w:r>
      <w:r w:rsidRPr="00884D65">
        <w:rPr>
          <w:rFonts w:ascii="Montserrat" w:eastAsia="Montserrat" w:hAnsi="Montserrat" w:cs="Montserrat"/>
          <w:b/>
          <w:sz w:val="24"/>
          <w:szCs w:val="24"/>
          <w:lang w:val="en-US"/>
        </w:rPr>
        <w:br/>
      </w:r>
      <w:r w:rsidRPr="00884D65">
        <w:rPr>
          <w:rFonts w:ascii="Montserrat" w:eastAsia="Montserrat" w:hAnsi="Montserrat" w:cs="Montserrat"/>
          <w:sz w:val="24"/>
          <w:szCs w:val="24"/>
          <w:lang w:val="en-US"/>
        </w:rPr>
        <w:t xml:space="preserve"> A unique number assigned to each student in Utah public schools. It can be found on the </w:t>
      </w:r>
      <w:commentRangeStart w:id="141"/>
      <w:r w:rsidR="004915A7">
        <w:fldChar w:fldCharType="begin"/>
      </w:r>
      <w:r w:rsidR="004915A7">
        <w:instrText>HYPERLINK "https://www.schools.utah.gov/file/c876c0c8-8024-4ca3-91c7-6f44ca46756e" \h</w:instrText>
      </w:r>
      <w:r w:rsidR="004915A7">
        <w:fldChar w:fldCharType="separate"/>
      </w:r>
      <w:r w:rsidR="004915A7" w:rsidRPr="00884D65">
        <w:rPr>
          <w:rFonts w:ascii="Montserrat" w:eastAsia="Montserrat" w:hAnsi="Montserrat" w:cs="Montserrat"/>
          <w:i/>
          <w:color w:val="053DF5"/>
          <w:sz w:val="24"/>
          <w:szCs w:val="24"/>
          <w:u w:val="single"/>
          <w:lang w:val="en-US"/>
        </w:rPr>
        <w:t>Youth in Care – Student Information Form</w:t>
      </w:r>
      <w:r w:rsidR="004915A7">
        <w:fldChar w:fldCharType="end"/>
      </w:r>
      <w:commentRangeEnd w:id="141"/>
      <w:r w:rsidR="00D17474">
        <w:rPr>
          <w:rStyle w:val="CommentReference"/>
        </w:rPr>
        <w:commentReference w:id="141"/>
      </w:r>
      <w:r w:rsidRPr="00884D65">
        <w:rPr>
          <w:rFonts w:ascii="Montserrat" w:eastAsia="Montserrat" w:hAnsi="Montserrat" w:cs="Montserrat"/>
          <w:sz w:val="24"/>
          <w:szCs w:val="24"/>
          <w:lang w:val="en-US"/>
        </w:rPr>
        <w:t xml:space="preserve"> or in the district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s Student Information System (SIS). Mentors should work with their directors to gain access if needed.</w:t>
      </w:r>
    </w:p>
    <w:p w14:paraId="4DFE2690" w14:textId="77777777" w:rsidR="004915A7" w:rsidRPr="00884D65" w:rsidRDefault="00000000">
      <w:pPr>
        <w:spacing w:before="240" w:after="240"/>
        <w:rPr>
          <w:rFonts w:ascii="Montserrat" w:eastAsia="Montserrat" w:hAnsi="Montserrat" w:cs="Montserrat"/>
          <w:sz w:val="24"/>
          <w:szCs w:val="24"/>
          <w:lang w:val="en-US"/>
        </w:rPr>
      </w:pPr>
      <w:r w:rsidRPr="00884D65">
        <w:rPr>
          <w:rFonts w:ascii="Montserrat" w:eastAsia="Montserrat" w:hAnsi="Montserrat" w:cs="Montserrat"/>
          <w:b/>
          <w:sz w:val="24"/>
          <w:szCs w:val="24"/>
          <w:lang w:val="en-US"/>
        </w:rPr>
        <w:lastRenderedPageBreak/>
        <w:t>Total Number of Credits Earned in the Academic Year</w:t>
      </w:r>
      <w:r w:rsidRPr="00884D65">
        <w:rPr>
          <w:rFonts w:ascii="Montserrat" w:eastAsia="Montserrat" w:hAnsi="Montserrat" w:cs="Montserrat"/>
          <w:b/>
          <w:sz w:val="24"/>
          <w:szCs w:val="24"/>
          <w:lang w:val="en-US"/>
        </w:rPr>
        <w:br/>
      </w:r>
      <w:r w:rsidRPr="00884D65">
        <w:rPr>
          <w:rFonts w:ascii="Montserrat" w:eastAsia="Montserrat" w:hAnsi="Montserrat" w:cs="Montserrat"/>
          <w:sz w:val="24"/>
          <w:szCs w:val="24"/>
          <w:lang w:val="en-US"/>
        </w:rPr>
        <w:t xml:space="preserve">Calculated by subtracting the number of credits a student had at the start of the school year from the number of credits a student has at the end of the school year. </w:t>
      </w:r>
    </w:p>
    <w:p w14:paraId="2A1A472B" w14:textId="77777777" w:rsidR="004915A7" w:rsidRPr="00884D65" w:rsidRDefault="004915A7">
      <w:pPr>
        <w:rPr>
          <w:rFonts w:ascii="Montserrat" w:eastAsia="Montserrat" w:hAnsi="Montserrat" w:cs="Montserrat"/>
          <w:sz w:val="26"/>
          <w:szCs w:val="26"/>
          <w:lang w:val="en-US"/>
        </w:rPr>
      </w:pPr>
    </w:p>
    <w:p w14:paraId="4D2902D4" w14:textId="77777777" w:rsidR="004915A7" w:rsidRPr="00884D65" w:rsidRDefault="004915A7">
      <w:pPr>
        <w:rPr>
          <w:rFonts w:ascii="Montserrat" w:eastAsia="Montserrat" w:hAnsi="Montserrat" w:cs="Montserrat"/>
          <w:sz w:val="26"/>
          <w:szCs w:val="26"/>
          <w:lang w:val="en-US"/>
        </w:rPr>
      </w:pPr>
    </w:p>
    <w:p w14:paraId="395E606C" w14:textId="77777777" w:rsidR="004915A7" w:rsidRPr="00884D65" w:rsidRDefault="004915A7">
      <w:pPr>
        <w:rPr>
          <w:rFonts w:ascii="Montserrat" w:eastAsia="Montserrat" w:hAnsi="Montserrat" w:cs="Montserrat"/>
          <w:sz w:val="26"/>
          <w:szCs w:val="26"/>
          <w:lang w:val="en-US"/>
        </w:rPr>
      </w:pPr>
    </w:p>
    <w:p w14:paraId="74A5EE2A" w14:textId="77777777" w:rsidR="004915A7" w:rsidRPr="00884D65" w:rsidRDefault="004915A7">
      <w:pPr>
        <w:rPr>
          <w:rFonts w:ascii="Montserrat" w:eastAsia="Montserrat" w:hAnsi="Montserrat" w:cs="Montserrat"/>
          <w:sz w:val="26"/>
          <w:szCs w:val="26"/>
          <w:lang w:val="en-US"/>
        </w:rPr>
      </w:pPr>
    </w:p>
    <w:p w14:paraId="1CAEC6C8" w14:textId="77777777" w:rsidR="004915A7" w:rsidRPr="00884D65" w:rsidRDefault="004915A7">
      <w:pPr>
        <w:rPr>
          <w:rFonts w:ascii="Montserrat" w:eastAsia="Montserrat" w:hAnsi="Montserrat" w:cs="Montserrat"/>
          <w:sz w:val="26"/>
          <w:szCs w:val="26"/>
          <w:lang w:val="en-US"/>
        </w:rPr>
      </w:pPr>
    </w:p>
    <w:p w14:paraId="780CB481" w14:textId="77777777" w:rsidR="004915A7" w:rsidRPr="00884D65" w:rsidRDefault="004915A7">
      <w:pPr>
        <w:rPr>
          <w:rFonts w:ascii="Montserrat" w:eastAsia="Montserrat" w:hAnsi="Montserrat" w:cs="Montserrat"/>
          <w:sz w:val="26"/>
          <w:szCs w:val="26"/>
          <w:lang w:val="en-US"/>
        </w:rPr>
      </w:pPr>
    </w:p>
    <w:p w14:paraId="1A75AE81" w14:textId="77777777" w:rsidR="004915A7" w:rsidRPr="00884D65" w:rsidRDefault="004915A7">
      <w:pPr>
        <w:rPr>
          <w:rFonts w:ascii="Montserrat" w:eastAsia="Montserrat" w:hAnsi="Montserrat" w:cs="Montserrat"/>
          <w:sz w:val="26"/>
          <w:szCs w:val="26"/>
          <w:lang w:val="en-US"/>
        </w:rPr>
      </w:pPr>
    </w:p>
    <w:p w14:paraId="2FB4453C" w14:textId="77777777" w:rsidR="004915A7" w:rsidRPr="00884D65" w:rsidRDefault="004915A7">
      <w:pPr>
        <w:rPr>
          <w:rFonts w:ascii="Montserrat" w:eastAsia="Montserrat" w:hAnsi="Montserrat" w:cs="Montserrat"/>
          <w:sz w:val="26"/>
          <w:szCs w:val="26"/>
          <w:lang w:val="en-US"/>
        </w:rPr>
      </w:pPr>
    </w:p>
    <w:p w14:paraId="31D0D561" w14:textId="77777777" w:rsidR="004915A7" w:rsidRPr="00884D65" w:rsidRDefault="004915A7">
      <w:pPr>
        <w:rPr>
          <w:rFonts w:ascii="Montserrat" w:eastAsia="Montserrat" w:hAnsi="Montserrat" w:cs="Montserrat"/>
          <w:sz w:val="26"/>
          <w:szCs w:val="26"/>
          <w:lang w:val="en-US"/>
        </w:rPr>
      </w:pPr>
    </w:p>
    <w:p w14:paraId="3396C820" w14:textId="77777777" w:rsidR="004915A7" w:rsidRPr="00884D65" w:rsidRDefault="004915A7">
      <w:pPr>
        <w:rPr>
          <w:rFonts w:ascii="Montserrat" w:eastAsia="Montserrat" w:hAnsi="Montserrat" w:cs="Montserrat"/>
          <w:sz w:val="26"/>
          <w:szCs w:val="26"/>
          <w:lang w:val="en-US"/>
        </w:rPr>
      </w:pPr>
    </w:p>
    <w:p w14:paraId="3A883DF4" w14:textId="77777777" w:rsidR="004915A7" w:rsidRPr="00884D65" w:rsidRDefault="004915A7">
      <w:pPr>
        <w:rPr>
          <w:rFonts w:ascii="Montserrat" w:eastAsia="Montserrat" w:hAnsi="Montserrat" w:cs="Montserrat"/>
          <w:sz w:val="26"/>
          <w:szCs w:val="26"/>
          <w:lang w:val="en-US"/>
        </w:rPr>
      </w:pPr>
    </w:p>
    <w:p w14:paraId="17BD9AAD" w14:textId="77777777" w:rsidR="004915A7" w:rsidRPr="00884D65" w:rsidRDefault="004915A7">
      <w:pPr>
        <w:rPr>
          <w:rFonts w:ascii="Montserrat" w:eastAsia="Montserrat" w:hAnsi="Montserrat" w:cs="Montserrat"/>
          <w:sz w:val="26"/>
          <w:szCs w:val="26"/>
          <w:lang w:val="en-US"/>
        </w:rPr>
      </w:pPr>
    </w:p>
    <w:p w14:paraId="5FE39AF0" w14:textId="77777777" w:rsidR="004915A7" w:rsidRPr="00884D65" w:rsidRDefault="004915A7">
      <w:pPr>
        <w:rPr>
          <w:rFonts w:ascii="Montserrat" w:eastAsia="Montserrat" w:hAnsi="Montserrat" w:cs="Montserrat"/>
          <w:sz w:val="26"/>
          <w:szCs w:val="26"/>
          <w:lang w:val="en-US"/>
        </w:rPr>
      </w:pPr>
    </w:p>
    <w:p w14:paraId="39BBDCF4" w14:textId="77777777" w:rsidR="004915A7" w:rsidRPr="00884D65" w:rsidRDefault="004915A7">
      <w:pPr>
        <w:rPr>
          <w:rFonts w:ascii="Montserrat" w:eastAsia="Montserrat" w:hAnsi="Montserrat" w:cs="Montserrat"/>
          <w:sz w:val="26"/>
          <w:szCs w:val="26"/>
          <w:lang w:val="en-US"/>
        </w:rPr>
      </w:pPr>
    </w:p>
    <w:p w14:paraId="77184877" w14:textId="77777777" w:rsidR="004915A7" w:rsidRPr="00884D65" w:rsidRDefault="004915A7">
      <w:pPr>
        <w:rPr>
          <w:rFonts w:ascii="Montserrat" w:eastAsia="Montserrat" w:hAnsi="Montserrat" w:cs="Montserrat"/>
          <w:sz w:val="26"/>
          <w:szCs w:val="26"/>
          <w:lang w:val="en-US"/>
        </w:rPr>
      </w:pPr>
    </w:p>
    <w:p w14:paraId="79A0F689" w14:textId="77777777" w:rsidR="004915A7" w:rsidRPr="00884D65" w:rsidRDefault="004915A7">
      <w:pPr>
        <w:rPr>
          <w:rFonts w:ascii="Montserrat" w:eastAsia="Montserrat" w:hAnsi="Montserrat" w:cs="Montserrat"/>
          <w:sz w:val="26"/>
          <w:szCs w:val="26"/>
          <w:lang w:val="en-US"/>
        </w:rPr>
      </w:pPr>
    </w:p>
    <w:p w14:paraId="2F1EE8F8" w14:textId="77777777" w:rsidR="004915A7" w:rsidRPr="00884D65" w:rsidRDefault="004915A7">
      <w:pPr>
        <w:rPr>
          <w:rFonts w:ascii="Montserrat" w:eastAsia="Montserrat" w:hAnsi="Montserrat" w:cs="Montserrat"/>
          <w:sz w:val="26"/>
          <w:szCs w:val="26"/>
          <w:lang w:val="en-US"/>
        </w:rPr>
      </w:pPr>
    </w:p>
    <w:p w14:paraId="4FDC4E08" w14:textId="77777777" w:rsidR="004915A7" w:rsidRPr="00884D65" w:rsidRDefault="004915A7">
      <w:pPr>
        <w:rPr>
          <w:rFonts w:ascii="Montserrat" w:eastAsia="Montserrat" w:hAnsi="Montserrat" w:cs="Montserrat"/>
          <w:sz w:val="26"/>
          <w:szCs w:val="26"/>
          <w:lang w:val="en-US"/>
        </w:rPr>
      </w:pPr>
    </w:p>
    <w:p w14:paraId="51AA5DE0" w14:textId="77777777" w:rsidR="004915A7" w:rsidRPr="00884D65" w:rsidRDefault="004915A7">
      <w:pPr>
        <w:rPr>
          <w:rFonts w:ascii="Montserrat" w:eastAsia="Montserrat" w:hAnsi="Montserrat" w:cs="Montserrat"/>
          <w:sz w:val="26"/>
          <w:szCs w:val="26"/>
          <w:lang w:val="en-US"/>
        </w:rPr>
      </w:pPr>
    </w:p>
    <w:p w14:paraId="0FE03378" w14:textId="77777777" w:rsidR="004915A7" w:rsidRPr="00884D65" w:rsidRDefault="004915A7">
      <w:pPr>
        <w:rPr>
          <w:rFonts w:ascii="Montserrat" w:eastAsia="Montserrat" w:hAnsi="Montserrat" w:cs="Montserrat"/>
          <w:sz w:val="26"/>
          <w:szCs w:val="26"/>
          <w:lang w:val="en-US"/>
        </w:rPr>
      </w:pPr>
    </w:p>
    <w:p w14:paraId="272334F3" w14:textId="77777777" w:rsidR="004915A7" w:rsidRPr="00884D65" w:rsidRDefault="004915A7">
      <w:pPr>
        <w:rPr>
          <w:rFonts w:ascii="Montserrat" w:eastAsia="Montserrat" w:hAnsi="Montserrat" w:cs="Montserrat"/>
          <w:sz w:val="26"/>
          <w:szCs w:val="26"/>
          <w:lang w:val="en-US"/>
        </w:rPr>
      </w:pPr>
    </w:p>
    <w:p w14:paraId="0CB30427" w14:textId="77777777" w:rsidR="004915A7" w:rsidRPr="00884D65" w:rsidRDefault="004915A7">
      <w:pPr>
        <w:rPr>
          <w:rFonts w:ascii="Montserrat" w:eastAsia="Montserrat" w:hAnsi="Montserrat" w:cs="Montserrat"/>
          <w:sz w:val="26"/>
          <w:szCs w:val="26"/>
          <w:lang w:val="en-US"/>
        </w:rPr>
      </w:pPr>
    </w:p>
    <w:p w14:paraId="4AB316A5" w14:textId="77777777" w:rsidR="004915A7" w:rsidRPr="00884D65" w:rsidRDefault="004915A7">
      <w:pPr>
        <w:rPr>
          <w:rFonts w:ascii="Montserrat" w:eastAsia="Montserrat" w:hAnsi="Montserrat" w:cs="Montserrat"/>
          <w:sz w:val="26"/>
          <w:szCs w:val="26"/>
          <w:lang w:val="en-US"/>
        </w:rPr>
      </w:pPr>
    </w:p>
    <w:p w14:paraId="5378A6E9" w14:textId="77777777" w:rsidR="004915A7" w:rsidRPr="00884D65" w:rsidRDefault="004915A7">
      <w:pPr>
        <w:rPr>
          <w:rFonts w:ascii="Montserrat" w:eastAsia="Montserrat" w:hAnsi="Montserrat" w:cs="Montserrat"/>
          <w:sz w:val="26"/>
          <w:szCs w:val="26"/>
          <w:lang w:val="en-US"/>
        </w:rPr>
      </w:pPr>
    </w:p>
    <w:p w14:paraId="56A812DB" w14:textId="77777777" w:rsidR="004915A7" w:rsidRPr="00884D65" w:rsidRDefault="004915A7">
      <w:pPr>
        <w:rPr>
          <w:rFonts w:ascii="Montserrat" w:eastAsia="Montserrat" w:hAnsi="Montserrat" w:cs="Montserrat"/>
          <w:sz w:val="26"/>
          <w:szCs w:val="26"/>
          <w:lang w:val="en-US"/>
        </w:rPr>
      </w:pPr>
    </w:p>
    <w:p w14:paraId="08E85013" w14:textId="77777777" w:rsidR="004915A7" w:rsidRPr="00884D65" w:rsidRDefault="004915A7">
      <w:pPr>
        <w:rPr>
          <w:rFonts w:ascii="Montserrat" w:eastAsia="Montserrat" w:hAnsi="Montserrat" w:cs="Montserrat"/>
          <w:sz w:val="26"/>
          <w:szCs w:val="26"/>
          <w:lang w:val="en-US"/>
        </w:rPr>
      </w:pPr>
    </w:p>
    <w:p w14:paraId="5354ADB0" w14:textId="77777777" w:rsidR="004915A7" w:rsidRPr="00884D65" w:rsidRDefault="004915A7">
      <w:pPr>
        <w:rPr>
          <w:rFonts w:ascii="Montserrat" w:eastAsia="Montserrat" w:hAnsi="Montserrat" w:cs="Montserrat"/>
          <w:sz w:val="26"/>
          <w:szCs w:val="26"/>
          <w:lang w:val="en-US"/>
        </w:rPr>
      </w:pPr>
    </w:p>
    <w:p w14:paraId="72980908" w14:textId="77777777" w:rsidR="004915A7" w:rsidRPr="00884D65" w:rsidRDefault="004915A7">
      <w:pPr>
        <w:rPr>
          <w:rFonts w:ascii="Montserrat" w:eastAsia="Montserrat" w:hAnsi="Montserrat" w:cs="Montserrat"/>
          <w:sz w:val="26"/>
          <w:szCs w:val="26"/>
          <w:lang w:val="en-US"/>
        </w:rPr>
      </w:pPr>
    </w:p>
    <w:p w14:paraId="4D9F7EC7" w14:textId="77777777" w:rsidR="004915A7" w:rsidRPr="00884D65" w:rsidRDefault="00000000">
      <w:pPr>
        <w:pStyle w:val="Heading1"/>
        <w:rPr>
          <w:rFonts w:ascii="Montserrat" w:eastAsia="Montserrat" w:hAnsi="Montserrat" w:cs="Montserrat"/>
          <w:b/>
          <w:sz w:val="32"/>
          <w:szCs w:val="32"/>
          <w:lang w:val="en-US"/>
        </w:rPr>
      </w:pPr>
      <w:bookmarkStart w:id="142" w:name="_kfleuyx8acd2" w:colFirst="0" w:colLast="0"/>
      <w:bookmarkEnd w:id="142"/>
      <w:r w:rsidRPr="00884D65">
        <w:rPr>
          <w:rFonts w:ascii="Montserrat" w:eastAsia="Montserrat" w:hAnsi="Montserrat" w:cs="Montserrat"/>
          <w:b/>
          <w:sz w:val="32"/>
          <w:szCs w:val="32"/>
          <w:lang w:val="en-US"/>
        </w:rPr>
        <w:lastRenderedPageBreak/>
        <w:t>FAQ</w:t>
      </w:r>
    </w:p>
    <w:p w14:paraId="7ACF7055" w14:textId="77777777" w:rsidR="004915A7" w:rsidRPr="00884D65" w:rsidRDefault="00000000">
      <w:pPr>
        <w:numPr>
          <w:ilvl w:val="0"/>
          <w:numId w:val="2"/>
        </w:numPr>
        <w:shd w:val="clear" w:color="auto" w:fill="FFFFFF"/>
        <w:spacing w:before="200" w:after="200"/>
        <w:ind w:left="360"/>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t>Do I need to create a Check &amp; Connect Mentor Weekly Notes spreadsheet for each student?</w:t>
      </w:r>
    </w:p>
    <w:p w14:paraId="03155722" w14:textId="77777777" w:rsidR="004915A7" w:rsidRPr="00884D65" w:rsidRDefault="00000000">
      <w:pPr>
        <w:shd w:val="clear" w:color="auto" w:fill="FFFFFF"/>
        <w:spacing w:before="200" w:after="200"/>
        <w:ind w:left="360" w:hanging="360"/>
        <w:rPr>
          <w:rFonts w:ascii="Montserrat" w:eastAsia="Montserrat" w:hAnsi="Montserrat" w:cs="Montserrat"/>
          <w:sz w:val="24"/>
          <w:szCs w:val="24"/>
          <w:lang w:val="en-US"/>
        </w:rPr>
      </w:pPr>
      <w:r w:rsidRPr="00884D65">
        <w:rPr>
          <w:rFonts w:ascii="Montserrat" w:eastAsia="Montserrat" w:hAnsi="Montserrat" w:cs="Montserrat"/>
          <w:sz w:val="24"/>
          <w:szCs w:val="24"/>
          <w:lang w:val="en-US"/>
        </w:rPr>
        <w:tab/>
        <w:t>Yes.</w:t>
      </w:r>
      <w:r w:rsidRPr="00884D65">
        <w:rPr>
          <w:rFonts w:ascii="Montserrat" w:eastAsia="Montserrat" w:hAnsi="Montserrat" w:cs="Montserrat"/>
          <w:b/>
          <w:sz w:val="24"/>
          <w:szCs w:val="24"/>
          <w:lang w:val="en-US"/>
        </w:rPr>
        <w:t xml:space="preserve"> </w:t>
      </w:r>
      <w:r w:rsidRPr="00884D65">
        <w:rPr>
          <w:rFonts w:ascii="Montserrat" w:eastAsia="Montserrat" w:hAnsi="Montserrat" w:cs="Montserrat"/>
          <w:sz w:val="24"/>
          <w:szCs w:val="24"/>
          <w:lang w:val="en-US"/>
        </w:rPr>
        <w:t>You must create a separate Mentor Weekly Notes spreadsheet for each student on your caseload.</w:t>
      </w:r>
    </w:p>
    <w:p w14:paraId="64BC5657" w14:textId="45944E50" w:rsidR="004915A7" w:rsidRPr="00884D65" w:rsidRDefault="00000000">
      <w:pPr>
        <w:numPr>
          <w:ilvl w:val="0"/>
          <w:numId w:val="2"/>
        </w:numPr>
        <w:shd w:val="clear" w:color="auto" w:fill="FFFFFF"/>
        <w:spacing w:before="200" w:after="200"/>
        <w:ind w:left="360"/>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t>How do I calculate a student</w:t>
      </w:r>
      <w:r w:rsidR="00884D65">
        <w:rPr>
          <w:rFonts w:ascii="Montserrat" w:eastAsia="Montserrat" w:hAnsi="Montserrat" w:cs="Montserrat"/>
          <w:b/>
          <w:sz w:val="24"/>
          <w:szCs w:val="24"/>
          <w:lang w:val="en-US"/>
        </w:rPr>
        <w:t>’</w:t>
      </w:r>
      <w:r w:rsidRPr="00884D65">
        <w:rPr>
          <w:rFonts w:ascii="Montserrat" w:eastAsia="Montserrat" w:hAnsi="Montserrat" w:cs="Montserrat"/>
          <w:b/>
          <w:sz w:val="24"/>
          <w:szCs w:val="24"/>
          <w:lang w:val="en-US"/>
        </w:rPr>
        <w:t>s attendance?</w:t>
      </w:r>
    </w:p>
    <w:p w14:paraId="28494125" w14:textId="5BDD6385" w:rsidR="004915A7" w:rsidRPr="00884D65" w:rsidRDefault="00000000">
      <w:pPr>
        <w:shd w:val="clear" w:color="auto" w:fill="FFFFFF"/>
        <w:spacing w:before="240" w:after="240"/>
        <w:ind w:left="360"/>
        <w:rPr>
          <w:rFonts w:ascii="Montserrat" w:eastAsia="Montserrat" w:hAnsi="Montserrat" w:cs="Montserrat"/>
          <w:sz w:val="24"/>
          <w:szCs w:val="24"/>
          <w:lang w:val="en-US"/>
        </w:rPr>
      </w:pPr>
      <w:r w:rsidRPr="00884D65">
        <w:rPr>
          <w:rFonts w:ascii="Montserrat" w:eastAsia="Montserrat" w:hAnsi="Montserrat" w:cs="Montserrat"/>
          <w:sz w:val="24"/>
          <w:szCs w:val="24"/>
          <w:lang w:val="en-US"/>
        </w:rPr>
        <w:t>A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s attendance percentage is typically available through your district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s Student Information System (SIS). This should be your primary source for attendance data.</w:t>
      </w:r>
    </w:p>
    <w:p w14:paraId="1D54E463" w14:textId="1D0AB1BE" w:rsidR="004915A7" w:rsidRPr="00884D65" w:rsidRDefault="00000000">
      <w:pPr>
        <w:shd w:val="clear" w:color="auto" w:fill="FFFFFF"/>
        <w:spacing w:before="240" w:after="240"/>
        <w:ind w:left="360"/>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If the attendance percentage is not available via the SIS, use the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Attendance Calculator</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tab in the Mentor Weekly Notes spreadsheet.</w:t>
      </w:r>
    </w:p>
    <w:p w14:paraId="5CCA696D" w14:textId="77777777" w:rsidR="004915A7" w:rsidRPr="00884D65" w:rsidRDefault="00000000">
      <w:pPr>
        <w:numPr>
          <w:ilvl w:val="0"/>
          <w:numId w:val="2"/>
        </w:numPr>
        <w:shd w:val="clear" w:color="auto" w:fill="FFFFFF"/>
        <w:spacing w:before="200" w:after="200"/>
        <w:ind w:left="360"/>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t xml:space="preserve">What do I do if a student exits Check &amp; Connect before the end of the reporting period? </w:t>
      </w:r>
    </w:p>
    <w:p w14:paraId="5C3B7507" w14:textId="77777777" w:rsidR="004915A7" w:rsidRPr="00884D65" w:rsidRDefault="00000000">
      <w:pPr>
        <w:shd w:val="clear" w:color="auto" w:fill="FFFFFF"/>
        <w:spacing w:before="200" w:after="200"/>
        <w:ind w:left="360" w:hanging="360"/>
        <w:rPr>
          <w:rFonts w:ascii="Montserrat" w:eastAsia="Montserrat" w:hAnsi="Montserrat" w:cs="Montserrat"/>
          <w:sz w:val="24"/>
          <w:szCs w:val="24"/>
          <w:lang w:val="en-US"/>
        </w:rPr>
      </w:pPr>
      <w:r w:rsidRPr="00884D65">
        <w:rPr>
          <w:rFonts w:ascii="Montserrat" w:eastAsia="Montserrat" w:hAnsi="Montserrat" w:cs="Montserrat"/>
          <w:sz w:val="24"/>
          <w:szCs w:val="24"/>
          <w:lang w:val="en-US"/>
        </w:rPr>
        <w:tab/>
        <w:t>If a student exits your caseload before the end of the reporting period:</w:t>
      </w:r>
    </w:p>
    <w:p w14:paraId="7005861A" w14:textId="5A710AEA" w:rsidR="004915A7" w:rsidRPr="00884D65" w:rsidRDefault="00000000">
      <w:pPr>
        <w:numPr>
          <w:ilvl w:val="0"/>
          <w:numId w:val="10"/>
        </w:numPr>
        <w:shd w:val="clear" w:color="auto" w:fill="FFFFFF"/>
        <w:spacing w:before="200"/>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Record the exit date and reason on the </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Student Details</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 xml:space="preserve"> tab in their Mentor Weekly Notes spreadsheet.</w:t>
      </w:r>
    </w:p>
    <w:p w14:paraId="1EF67741" w14:textId="77777777" w:rsidR="004915A7" w:rsidRPr="00884D65" w:rsidRDefault="00000000">
      <w:pPr>
        <w:numPr>
          <w:ilvl w:val="0"/>
          <w:numId w:val="10"/>
        </w:numPr>
        <w:shd w:val="clear" w:color="auto" w:fill="FFFFFF"/>
        <w:rPr>
          <w:rFonts w:ascii="Montserrat" w:eastAsia="Montserrat" w:hAnsi="Montserrat" w:cs="Montserrat"/>
          <w:sz w:val="24"/>
          <w:szCs w:val="24"/>
          <w:lang w:val="en-US"/>
        </w:rPr>
      </w:pPr>
      <w:r w:rsidRPr="00884D65">
        <w:rPr>
          <w:rFonts w:ascii="Montserrat" w:eastAsia="Montserrat" w:hAnsi="Montserrat" w:cs="Montserrat"/>
          <w:sz w:val="24"/>
          <w:szCs w:val="24"/>
          <w:lang w:val="en-US"/>
        </w:rPr>
        <w:t>You are still required to complete the Check &amp; Connect Reporting Form for that student at the end of the reporting period.</w:t>
      </w:r>
    </w:p>
    <w:p w14:paraId="7049A9FD" w14:textId="77777777" w:rsidR="004915A7" w:rsidRPr="00884D65" w:rsidRDefault="004915A7">
      <w:pPr>
        <w:numPr>
          <w:ilvl w:val="0"/>
          <w:numId w:val="10"/>
        </w:numPr>
        <w:shd w:val="clear" w:color="auto" w:fill="FFFFFF"/>
        <w:rPr>
          <w:rFonts w:ascii="Montserrat" w:eastAsia="Montserrat" w:hAnsi="Montserrat" w:cs="Montserrat"/>
          <w:color w:val="FFFFFF"/>
          <w:sz w:val="24"/>
          <w:szCs w:val="24"/>
          <w:lang w:val="en-US"/>
        </w:rPr>
      </w:pPr>
    </w:p>
    <w:p w14:paraId="550B43A6" w14:textId="77777777" w:rsidR="004915A7" w:rsidRPr="00884D65" w:rsidRDefault="00000000">
      <w:pPr>
        <w:numPr>
          <w:ilvl w:val="0"/>
          <w:numId w:val="2"/>
        </w:numPr>
        <w:shd w:val="clear" w:color="auto" w:fill="FFFFFF"/>
        <w:spacing w:after="200"/>
        <w:ind w:left="360"/>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t>Am I done with my end-of-period reporting when I complete the Check &amp; Connect Mentor Weekly Notes spreadsheet?</w:t>
      </w:r>
    </w:p>
    <w:p w14:paraId="2C2F1125" w14:textId="78A1CDCF" w:rsidR="004915A7" w:rsidRPr="00884D65" w:rsidRDefault="00000000">
      <w:pPr>
        <w:shd w:val="clear" w:color="auto" w:fill="FFFFFF"/>
        <w:spacing w:before="200" w:after="200"/>
        <w:ind w:left="360" w:hanging="360"/>
        <w:rPr>
          <w:rFonts w:ascii="Montserrat" w:eastAsia="Montserrat" w:hAnsi="Montserrat" w:cs="Montserrat"/>
          <w:sz w:val="24"/>
          <w:szCs w:val="24"/>
          <w:lang w:val="en-US"/>
        </w:rPr>
      </w:pPr>
      <w:r w:rsidRPr="00884D65">
        <w:rPr>
          <w:rFonts w:ascii="Montserrat" w:eastAsia="Montserrat" w:hAnsi="Montserrat" w:cs="Montserrat"/>
          <w:sz w:val="24"/>
          <w:szCs w:val="24"/>
          <w:lang w:val="en-US"/>
        </w:rPr>
        <w:tab/>
        <w:t xml:space="preserve">No. In addition to completing the Mentor Weekly Notes, you must </w:t>
      </w:r>
      <w:del w:id="143" w:author="Super Copy Editors" w:date="2025-08-08T12:48:00Z" w16du:dateUtc="2025-08-08T16:48:00Z">
        <w:r w:rsidRPr="00884D65" w:rsidDel="00A553C0">
          <w:rPr>
            <w:rFonts w:ascii="Montserrat" w:eastAsia="Montserrat" w:hAnsi="Montserrat" w:cs="Montserrat"/>
            <w:sz w:val="24"/>
            <w:szCs w:val="24"/>
            <w:lang w:val="en-US"/>
          </w:rPr>
          <w:delText xml:space="preserve">also </w:delText>
        </w:r>
      </w:del>
      <w:r w:rsidRPr="00884D65">
        <w:rPr>
          <w:rFonts w:ascii="Montserrat" w:eastAsia="Montserrat" w:hAnsi="Montserrat" w:cs="Montserrat"/>
          <w:sz w:val="24"/>
          <w:szCs w:val="24"/>
          <w:lang w:val="en-US"/>
        </w:rPr>
        <w:t>complete and submit the Check &amp; Connect Reporting Form using the link provided by USBE at the end of each reporting period.</w:t>
      </w:r>
    </w:p>
    <w:p w14:paraId="24B18A1E" w14:textId="77777777" w:rsidR="004915A7" w:rsidRPr="00884D65" w:rsidRDefault="00000000">
      <w:pPr>
        <w:numPr>
          <w:ilvl w:val="0"/>
          <w:numId w:val="2"/>
        </w:numPr>
        <w:shd w:val="clear" w:color="auto" w:fill="FFFFFF"/>
        <w:spacing w:before="200" w:after="200"/>
        <w:ind w:left="360"/>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t>Where can I find the link to the Check &amp; Connect Reporting Form?</w:t>
      </w:r>
    </w:p>
    <w:p w14:paraId="4A0C53ED" w14:textId="77777777" w:rsidR="004915A7" w:rsidRPr="00884D65" w:rsidRDefault="00000000">
      <w:pPr>
        <w:shd w:val="clear" w:color="auto" w:fill="FFFFFF"/>
        <w:spacing w:before="200" w:after="200"/>
        <w:ind w:left="360"/>
        <w:rPr>
          <w:rFonts w:ascii="Montserrat" w:eastAsia="Montserrat" w:hAnsi="Montserrat" w:cs="Montserrat"/>
          <w:sz w:val="24"/>
          <w:szCs w:val="24"/>
          <w:lang w:val="en-US"/>
        </w:rPr>
      </w:pPr>
      <w:r w:rsidRPr="00884D65">
        <w:rPr>
          <w:rFonts w:ascii="Montserrat" w:eastAsia="Montserrat" w:hAnsi="Montserrat" w:cs="Montserrat"/>
          <w:sz w:val="24"/>
          <w:szCs w:val="24"/>
          <w:lang w:val="en-US"/>
        </w:rPr>
        <w:t>USBE will provide the link to the Reporting Form at the end of each reporting period.</w:t>
      </w:r>
    </w:p>
    <w:p w14:paraId="55FC7952" w14:textId="77777777" w:rsidR="004915A7" w:rsidRPr="00884D65" w:rsidRDefault="00000000">
      <w:pPr>
        <w:numPr>
          <w:ilvl w:val="0"/>
          <w:numId w:val="2"/>
        </w:numPr>
        <w:shd w:val="clear" w:color="auto" w:fill="FFFFFF"/>
        <w:spacing w:before="200" w:after="200"/>
        <w:ind w:left="360"/>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lastRenderedPageBreak/>
        <w:t>Do I need to submit a Check &amp; Connect Reporting Form for each student?</w:t>
      </w:r>
    </w:p>
    <w:p w14:paraId="51C730E7" w14:textId="77777777" w:rsidR="004915A7" w:rsidRPr="00884D65" w:rsidRDefault="00000000">
      <w:pPr>
        <w:shd w:val="clear" w:color="auto" w:fill="FFFFFF"/>
        <w:spacing w:before="200" w:after="200"/>
        <w:ind w:left="360"/>
        <w:rPr>
          <w:rFonts w:ascii="Montserrat" w:eastAsia="Montserrat" w:hAnsi="Montserrat" w:cs="Montserrat"/>
          <w:sz w:val="24"/>
          <w:szCs w:val="24"/>
          <w:lang w:val="en-US"/>
        </w:rPr>
      </w:pPr>
      <w:r w:rsidRPr="00884D65">
        <w:rPr>
          <w:rFonts w:ascii="Montserrat" w:eastAsia="Montserrat" w:hAnsi="Montserrat" w:cs="Montserrat"/>
          <w:sz w:val="24"/>
          <w:szCs w:val="24"/>
          <w:lang w:val="en-US"/>
        </w:rPr>
        <w:t>Yes. You must submit a Check &amp; Connect Reporting Form for every student on your caseload, including any who exited before the end of the reporting period.</w:t>
      </w:r>
    </w:p>
    <w:p w14:paraId="61AC0042" w14:textId="77777777" w:rsidR="004915A7" w:rsidRPr="00884D65" w:rsidRDefault="00000000">
      <w:pPr>
        <w:numPr>
          <w:ilvl w:val="0"/>
          <w:numId w:val="2"/>
        </w:numPr>
        <w:shd w:val="clear" w:color="auto" w:fill="FFFFFF"/>
        <w:spacing w:before="200" w:after="200"/>
        <w:ind w:left="360"/>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t xml:space="preserve">What should I do if I make an error in my Check &amp; Connect Reporting Form? </w:t>
      </w:r>
    </w:p>
    <w:p w14:paraId="1E92C4DC" w14:textId="77777777" w:rsidR="004915A7" w:rsidRPr="00884D65" w:rsidRDefault="00000000">
      <w:pPr>
        <w:shd w:val="clear" w:color="auto" w:fill="FFFFFF"/>
        <w:spacing w:before="200" w:after="200"/>
        <w:ind w:left="360"/>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Always review your form carefully before submitting. </w:t>
      </w:r>
    </w:p>
    <w:p w14:paraId="7F970070" w14:textId="77777777" w:rsidR="004915A7" w:rsidRPr="00884D65" w:rsidRDefault="00000000">
      <w:pPr>
        <w:shd w:val="clear" w:color="auto" w:fill="FFFFFF"/>
        <w:spacing w:before="200" w:after="200"/>
        <w:ind w:left="360"/>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If you notice an error after submission: </w:t>
      </w:r>
    </w:p>
    <w:p w14:paraId="5EF8C4B1" w14:textId="77777777" w:rsidR="004915A7" w:rsidRPr="00884D65" w:rsidRDefault="00000000">
      <w:pPr>
        <w:numPr>
          <w:ilvl w:val="0"/>
          <w:numId w:val="8"/>
        </w:numPr>
        <w:shd w:val="clear" w:color="auto" w:fill="FFFFFF"/>
        <w:spacing w:before="200"/>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Email </w:t>
      </w:r>
      <w:hyperlink r:id="rId20">
        <w:r w:rsidR="004915A7" w:rsidRPr="00884D65">
          <w:rPr>
            <w:rFonts w:ascii="Montserrat" w:eastAsia="Montserrat" w:hAnsi="Montserrat" w:cs="Montserrat"/>
            <w:color w:val="053DF5"/>
            <w:sz w:val="24"/>
            <w:szCs w:val="24"/>
            <w:u w:val="single"/>
            <w:lang w:val="en-US"/>
          </w:rPr>
          <w:t>Amanda Charlesworth</w:t>
        </w:r>
      </w:hyperlink>
      <w:r w:rsidRPr="00884D65">
        <w:rPr>
          <w:rFonts w:ascii="Montserrat" w:eastAsia="Montserrat" w:hAnsi="Montserrat" w:cs="Montserrat"/>
          <w:sz w:val="24"/>
          <w:szCs w:val="24"/>
          <w:lang w:val="en-US"/>
        </w:rPr>
        <w:t xml:space="preserve">, USBE YIC Check &amp; Connect Program Specialist. </w:t>
      </w:r>
    </w:p>
    <w:p w14:paraId="089EABD2" w14:textId="77777777" w:rsidR="004915A7" w:rsidRPr="00884D65" w:rsidRDefault="00000000">
      <w:pPr>
        <w:numPr>
          <w:ilvl w:val="0"/>
          <w:numId w:val="8"/>
        </w:numPr>
        <w:shd w:val="clear" w:color="auto" w:fill="FFFFFF"/>
        <w:rPr>
          <w:rFonts w:ascii="Montserrat" w:eastAsia="Montserrat" w:hAnsi="Montserrat" w:cs="Montserrat"/>
          <w:sz w:val="24"/>
          <w:szCs w:val="24"/>
          <w:lang w:val="en-US"/>
        </w:rPr>
      </w:pPr>
      <w:r w:rsidRPr="00884D65">
        <w:rPr>
          <w:rFonts w:ascii="Montserrat" w:eastAsia="Montserrat" w:hAnsi="Montserrat" w:cs="Montserrat"/>
          <w:sz w:val="24"/>
          <w:szCs w:val="24"/>
          <w:lang w:val="en-US"/>
        </w:rPr>
        <w:t>In your email, include:</w:t>
      </w:r>
    </w:p>
    <w:p w14:paraId="4A3251E2" w14:textId="4874BB13" w:rsidR="004915A7" w:rsidRPr="00884D65" w:rsidRDefault="00000000">
      <w:pPr>
        <w:numPr>
          <w:ilvl w:val="1"/>
          <w:numId w:val="8"/>
        </w:numPr>
        <w:shd w:val="clear" w:color="auto" w:fill="FFFFFF"/>
        <w:rPr>
          <w:rFonts w:ascii="Montserrat" w:eastAsia="Montserrat" w:hAnsi="Montserrat" w:cs="Montserrat"/>
          <w:sz w:val="24"/>
          <w:szCs w:val="24"/>
          <w:lang w:val="en-US"/>
        </w:rPr>
      </w:pPr>
      <w:r w:rsidRPr="00884D65">
        <w:rPr>
          <w:rFonts w:ascii="Montserrat" w:eastAsia="Montserrat" w:hAnsi="Montserrat" w:cs="Montserrat"/>
          <w:sz w:val="24"/>
          <w:szCs w:val="24"/>
          <w:lang w:val="en-US"/>
        </w:rPr>
        <w:t>The student</w:t>
      </w:r>
      <w:r w:rsidR="00884D65">
        <w:rPr>
          <w:rFonts w:ascii="Montserrat" w:eastAsia="Montserrat" w:hAnsi="Montserrat" w:cs="Montserrat"/>
          <w:sz w:val="24"/>
          <w:szCs w:val="24"/>
          <w:lang w:val="en-US"/>
        </w:rPr>
        <w:t>’</w:t>
      </w:r>
      <w:r w:rsidRPr="00884D65">
        <w:rPr>
          <w:rFonts w:ascii="Montserrat" w:eastAsia="Montserrat" w:hAnsi="Montserrat" w:cs="Montserrat"/>
          <w:sz w:val="24"/>
          <w:szCs w:val="24"/>
          <w:lang w:val="en-US"/>
        </w:rPr>
        <w:t>s State ID Number (SSID).</w:t>
      </w:r>
    </w:p>
    <w:p w14:paraId="077C2698" w14:textId="77777777" w:rsidR="004915A7" w:rsidRPr="00884D65" w:rsidRDefault="00000000">
      <w:pPr>
        <w:numPr>
          <w:ilvl w:val="1"/>
          <w:numId w:val="8"/>
        </w:numPr>
        <w:shd w:val="clear" w:color="auto" w:fill="FFFFFF"/>
        <w:rPr>
          <w:rFonts w:ascii="Montserrat" w:eastAsia="Montserrat" w:hAnsi="Montserrat" w:cs="Montserrat"/>
          <w:sz w:val="24"/>
          <w:szCs w:val="24"/>
          <w:lang w:val="en-US"/>
        </w:rPr>
      </w:pPr>
      <w:r w:rsidRPr="00884D65">
        <w:rPr>
          <w:rFonts w:ascii="Montserrat" w:eastAsia="Montserrat" w:hAnsi="Montserrat" w:cs="Montserrat"/>
          <w:sz w:val="24"/>
          <w:szCs w:val="24"/>
          <w:lang w:val="en-US"/>
        </w:rPr>
        <w:t>The date you submitted the form.</w:t>
      </w:r>
    </w:p>
    <w:p w14:paraId="40E14061" w14:textId="77777777" w:rsidR="004915A7" w:rsidRPr="00884D65" w:rsidRDefault="00000000">
      <w:pPr>
        <w:numPr>
          <w:ilvl w:val="1"/>
          <w:numId w:val="8"/>
        </w:numPr>
        <w:shd w:val="clear" w:color="auto" w:fill="FFFFFF"/>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A note that you will be resubmitting the correct form. </w:t>
      </w:r>
    </w:p>
    <w:p w14:paraId="1C6F94B2" w14:textId="77777777" w:rsidR="004915A7" w:rsidRPr="00884D65" w:rsidRDefault="00000000">
      <w:pPr>
        <w:numPr>
          <w:ilvl w:val="0"/>
          <w:numId w:val="8"/>
        </w:numPr>
        <w:shd w:val="clear" w:color="auto" w:fill="FFFFFF"/>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Resubmit a Reporting Form for the student. </w:t>
      </w:r>
    </w:p>
    <w:p w14:paraId="7FA820C4" w14:textId="77777777" w:rsidR="004915A7" w:rsidRPr="00884D65" w:rsidRDefault="004915A7">
      <w:pPr>
        <w:numPr>
          <w:ilvl w:val="0"/>
          <w:numId w:val="8"/>
        </w:numPr>
        <w:shd w:val="clear" w:color="auto" w:fill="FFFFFF"/>
        <w:rPr>
          <w:rFonts w:ascii="Montserrat" w:eastAsia="Montserrat" w:hAnsi="Montserrat" w:cs="Montserrat"/>
          <w:color w:val="FFFFFF"/>
          <w:sz w:val="24"/>
          <w:szCs w:val="24"/>
          <w:lang w:val="en-US"/>
        </w:rPr>
      </w:pPr>
    </w:p>
    <w:p w14:paraId="6FFDF091" w14:textId="77777777" w:rsidR="004915A7" w:rsidRPr="00884D65" w:rsidRDefault="00000000">
      <w:pPr>
        <w:numPr>
          <w:ilvl w:val="0"/>
          <w:numId w:val="2"/>
        </w:numPr>
        <w:shd w:val="clear" w:color="auto" w:fill="FFFFFF"/>
        <w:ind w:left="360"/>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t>What are the dates for the different reporting periods?</w:t>
      </w:r>
    </w:p>
    <w:p w14:paraId="7C02E422" w14:textId="77777777" w:rsidR="004915A7" w:rsidRPr="00884D65" w:rsidRDefault="00000000">
      <w:pPr>
        <w:numPr>
          <w:ilvl w:val="0"/>
          <w:numId w:val="26"/>
        </w:numPr>
        <w:shd w:val="clear" w:color="auto" w:fill="FFFFFF"/>
        <w:rPr>
          <w:rFonts w:ascii="Montserrat" w:eastAsia="Montserrat" w:hAnsi="Montserrat" w:cs="Montserrat"/>
          <w:sz w:val="24"/>
          <w:szCs w:val="24"/>
          <w:lang w:val="en-US"/>
        </w:rPr>
      </w:pPr>
      <w:r w:rsidRPr="00884D65">
        <w:rPr>
          <w:rFonts w:ascii="Montserrat" w:eastAsia="Montserrat" w:hAnsi="Montserrat" w:cs="Montserrat"/>
          <w:sz w:val="24"/>
          <w:szCs w:val="24"/>
          <w:lang w:val="en-US"/>
        </w:rPr>
        <w:t>Reporting Period 1 begins on the first day of the academic year and ends on October 31</w:t>
      </w:r>
      <w:del w:id="144" w:author="Kaitlin" w:date="2025-08-07T21:15:00Z" w16du:dateUtc="2025-08-08T04:15:00Z">
        <w:r w:rsidRPr="00884D65" w:rsidDel="00031DD5">
          <w:rPr>
            <w:rFonts w:ascii="Montserrat" w:eastAsia="Montserrat" w:hAnsi="Montserrat" w:cs="Montserrat"/>
            <w:sz w:val="24"/>
            <w:szCs w:val="24"/>
            <w:lang w:val="en-US"/>
          </w:rPr>
          <w:delText>st</w:delText>
        </w:r>
      </w:del>
      <w:r w:rsidRPr="00884D65">
        <w:rPr>
          <w:rFonts w:ascii="Montserrat" w:eastAsia="Montserrat" w:hAnsi="Montserrat" w:cs="Montserrat"/>
          <w:sz w:val="24"/>
          <w:szCs w:val="24"/>
          <w:lang w:val="en-US"/>
        </w:rPr>
        <w:t xml:space="preserve">. </w:t>
      </w:r>
    </w:p>
    <w:p w14:paraId="15F6D721" w14:textId="77777777" w:rsidR="004915A7" w:rsidRPr="00884D65" w:rsidRDefault="00000000">
      <w:pPr>
        <w:numPr>
          <w:ilvl w:val="0"/>
          <w:numId w:val="26"/>
        </w:numPr>
        <w:shd w:val="clear" w:color="auto" w:fill="FFFFFF"/>
        <w:rPr>
          <w:rFonts w:ascii="Montserrat" w:eastAsia="Montserrat" w:hAnsi="Montserrat" w:cs="Montserrat"/>
          <w:sz w:val="24"/>
          <w:szCs w:val="24"/>
          <w:lang w:val="en-US"/>
        </w:rPr>
      </w:pPr>
      <w:r w:rsidRPr="00884D65">
        <w:rPr>
          <w:rFonts w:ascii="Montserrat" w:eastAsia="Montserrat" w:hAnsi="Montserrat" w:cs="Montserrat"/>
          <w:sz w:val="24"/>
          <w:szCs w:val="24"/>
          <w:lang w:val="en-US"/>
        </w:rPr>
        <w:t>Reporting Period 2 begins on November 1</w:t>
      </w:r>
      <w:del w:id="145" w:author="Kaitlin" w:date="2025-08-07T21:15:00Z" w16du:dateUtc="2025-08-08T04:15:00Z">
        <w:r w:rsidRPr="00884D65" w:rsidDel="00031DD5">
          <w:rPr>
            <w:rFonts w:ascii="Montserrat" w:eastAsia="Montserrat" w:hAnsi="Montserrat" w:cs="Montserrat"/>
            <w:sz w:val="24"/>
            <w:szCs w:val="24"/>
            <w:lang w:val="en-US"/>
          </w:rPr>
          <w:delText>st</w:delText>
        </w:r>
      </w:del>
      <w:r w:rsidRPr="00884D65">
        <w:rPr>
          <w:rFonts w:ascii="Montserrat" w:eastAsia="Montserrat" w:hAnsi="Montserrat" w:cs="Montserrat"/>
          <w:sz w:val="24"/>
          <w:szCs w:val="24"/>
          <w:lang w:val="en-US"/>
        </w:rPr>
        <w:t xml:space="preserve"> and ends on January 31</w:t>
      </w:r>
      <w:del w:id="146" w:author="Kaitlin" w:date="2025-08-07T21:15:00Z" w16du:dateUtc="2025-08-08T04:15:00Z">
        <w:r w:rsidRPr="00884D65" w:rsidDel="00031DD5">
          <w:rPr>
            <w:rFonts w:ascii="Montserrat" w:eastAsia="Montserrat" w:hAnsi="Montserrat" w:cs="Montserrat"/>
            <w:sz w:val="24"/>
            <w:szCs w:val="24"/>
            <w:lang w:val="en-US"/>
          </w:rPr>
          <w:delText>st</w:delText>
        </w:r>
      </w:del>
      <w:r w:rsidRPr="00884D65">
        <w:rPr>
          <w:rFonts w:ascii="Montserrat" w:eastAsia="Montserrat" w:hAnsi="Montserrat" w:cs="Montserrat"/>
          <w:sz w:val="24"/>
          <w:szCs w:val="24"/>
          <w:lang w:val="en-US"/>
        </w:rPr>
        <w:t>.</w:t>
      </w:r>
    </w:p>
    <w:p w14:paraId="39A7BA52" w14:textId="77777777" w:rsidR="004915A7" w:rsidRPr="00884D65" w:rsidRDefault="00000000">
      <w:pPr>
        <w:numPr>
          <w:ilvl w:val="0"/>
          <w:numId w:val="26"/>
        </w:numPr>
        <w:shd w:val="clear" w:color="auto" w:fill="FFFFFF"/>
        <w:rPr>
          <w:rFonts w:ascii="Montserrat" w:eastAsia="Montserrat" w:hAnsi="Montserrat" w:cs="Montserrat"/>
          <w:sz w:val="24"/>
          <w:szCs w:val="24"/>
          <w:lang w:val="en-US"/>
        </w:rPr>
      </w:pPr>
      <w:r w:rsidRPr="00884D65">
        <w:rPr>
          <w:rFonts w:ascii="Montserrat" w:eastAsia="Montserrat" w:hAnsi="Montserrat" w:cs="Montserrat"/>
          <w:sz w:val="24"/>
          <w:szCs w:val="24"/>
          <w:lang w:val="en-US"/>
        </w:rPr>
        <w:t xml:space="preserve">Reporting Period 3 begins on February 1 and ends on the last day of the academic year. </w:t>
      </w:r>
    </w:p>
    <w:p w14:paraId="72A3B181" w14:textId="77777777" w:rsidR="004915A7" w:rsidRPr="00884D65" w:rsidRDefault="004915A7">
      <w:pPr>
        <w:numPr>
          <w:ilvl w:val="0"/>
          <w:numId w:val="26"/>
        </w:numPr>
        <w:shd w:val="clear" w:color="auto" w:fill="FFFFFF"/>
        <w:rPr>
          <w:rFonts w:ascii="Montserrat" w:eastAsia="Montserrat" w:hAnsi="Montserrat" w:cs="Montserrat"/>
          <w:color w:val="FFFFFF"/>
          <w:sz w:val="24"/>
          <w:szCs w:val="24"/>
          <w:lang w:val="en-US"/>
        </w:rPr>
      </w:pPr>
    </w:p>
    <w:p w14:paraId="0CDD9A47" w14:textId="77777777" w:rsidR="004915A7" w:rsidRPr="00884D65" w:rsidRDefault="00000000">
      <w:pPr>
        <w:numPr>
          <w:ilvl w:val="0"/>
          <w:numId w:val="2"/>
        </w:numPr>
        <w:shd w:val="clear" w:color="auto" w:fill="FFFFFF"/>
        <w:ind w:left="360"/>
        <w:rPr>
          <w:rFonts w:ascii="Montserrat" w:eastAsia="Montserrat" w:hAnsi="Montserrat" w:cs="Montserrat"/>
          <w:b/>
          <w:sz w:val="24"/>
          <w:szCs w:val="24"/>
          <w:lang w:val="en-US"/>
        </w:rPr>
      </w:pPr>
      <w:r w:rsidRPr="00884D65">
        <w:rPr>
          <w:rFonts w:ascii="Montserrat" w:eastAsia="Montserrat" w:hAnsi="Montserrat" w:cs="Montserrat"/>
          <w:b/>
          <w:sz w:val="24"/>
          <w:szCs w:val="24"/>
          <w:lang w:val="en-US"/>
        </w:rPr>
        <w:t>When are the Reporting Forms due?</w:t>
      </w:r>
    </w:p>
    <w:p w14:paraId="2C744560" w14:textId="77777777" w:rsidR="004915A7" w:rsidRPr="00884D65" w:rsidRDefault="00000000">
      <w:pPr>
        <w:numPr>
          <w:ilvl w:val="0"/>
          <w:numId w:val="9"/>
        </w:numPr>
        <w:spacing w:line="259" w:lineRule="auto"/>
        <w:ind w:left="720" w:hanging="360"/>
        <w:rPr>
          <w:rFonts w:ascii="Montserrat" w:eastAsia="Montserrat" w:hAnsi="Montserrat" w:cs="Montserrat"/>
          <w:sz w:val="24"/>
          <w:szCs w:val="24"/>
          <w:lang w:val="en-US"/>
        </w:rPr>
      </w:pPr>
      <w:r w:rsidRPr="00884D65">
        <w:rPr>
          <w:rFonts w:ascii="Montserrat" w:eastAsia="Montserrat" w:hAnsi="Montserrat" w:cs="Montserrat"/>
          <w:sz w:val="24"/>
          <w:szCs w:val="24"/>
          <w:lang w:val="en-US"/>
        </w:rPr>
        <w:t>Reporting Forms for Period 1 should be submitted by November 15</w:t>
      </w:r>
      <w:del w:id="147" w:author="Kaitlin" w:date="2025-08-07T21:15:00Z" w16du:dateUtc="2025-08-08T04:15:00Z">
        <w:r w:rsidRPr="00884D65" w:rsidDel="00031DD5">
          <w:rPr>
            <w:rFonts w:ascii="Montserrat" w:eastAsia="Montserrat" w:hAnsi="Montserrat" w:cs="Montserrat"/>
            <w:sz w:val="24"/>
            <w:szCs w:val="24"/>
            <w:lang w:val="en-US"/>
          </w:rPr>
          <w:delText>th</w:delText>
        </w:r>
      </w:del>
      <w:r w:rsidRPr="00884D65">
        <w:rPr>
          <w:rFonts w:ascii="Montserrat" w:eastAsia="Montserrat" w:hAnsi="Montserrat" w:cs="Montserrat"/>
          <w:sz w:val="24"/>
          <w:szCs w:val="24"/>
          <w:lang w:val="en-US"/>
        </w:rPr>
        <w:t>.</w:t>
      </w:r>
    </w:p>
    <w:p w14:paraId="03963478" w14:textId="77777777" w:rsidR="004915A7" w:rsidRPr="00884D65" w:rsidRDefault="00000000">
      <w:pPr>
        <w:numPr>
          <w:ilvl w:val="0"/>
          <w:numId w:val="9"/>
        </w:numPr>
        <w:spacing w:line="259" w:lineRule="auto"/>
        <w:ind w:left="720" w:hanging="360"/>
        <w:rPr>
          <w:rFonts w:ascii="Montserrat" w:eastAsia="Montserrat" w:hAnsi="Montserrat" w:cs="Montserrat"/>
          <w:sz w:val="24"/>
          <w:szCs w:val="24"/>
          <w:lang w:val="en-US"/>
        </w:rPr>
      </w:pPr>
      <w:r w:rsidRPr="00884D65">
        <w:rPr>
          <w:rFonts w:ascii="Montserrat" w:eastAsia="Montserrat" w:hAnsi="Montserrat" w:cs="Montserrat"/>
          <w:sz w:val="24"/>
          <w:szCs w:val="24"/>
          <w:lang w:val="en-US"/>
        </w:rPr>
        <w:t>Reporting Forms for Period 2 should be submitted by February 15</w:t>
      </w:r>
      <w:del w:id="148" w:author="Kaitlin" w:date="2025-08-07T21:15:00Z" w16du:dateUtc="2025-08-08T04:15:00Z">
        <w:r w:rsidRPr="00884D65" w:rsidDel="00031DD5">
          <w:rPr>
            <w:rFonts w:ascii="Montserrat" w:eastAsia="Montserrat" w:hAnsi="Montserrat" w:cs="Montserrat"/>
            <w:sz w:val="24"/>
            <w:szCs w:val="24"/>
            <w:lang w:val="en-US"/>
          </w:rPr>
          <w:delText>th</w:delText>
        </w:r>
      </w:del>
      <w:r w:rsidRPr="00884D65">
        <w:rPr>
          <w:rFonts w:ascii="Montserrat" w:eastAsia="Montserrat" w:hAnsi="Montserrat" w:cs="Montserrat"/>
          <w:sz w:val="24"/>
          <w:szCs w:val="24"/>
          <w:lang w:val="en-US"/>
        </w:rPr>
        <w:t xml:space="preserve">. </w:t>
      </w:r>
    </w:p>
    <w:p w14:paraId="346782BC" w14:textId="77777777" w:rsidR="004915A7" w:rsidRPr="00884D65" w:rsidRDefault="00000000">
      <w:pPr>
        <w:numPr>
          <w:ilvl w:val="0"/>
          <w:numId w:val="9"/>
        </w:numPr>
        <w:spacing w:after="160" w:line="259" w:lineRule="auto"/>
        <w:ind w:left="720" w:hanging="360"/>
        <w:rPr>
          <w:rFonts w:ascii="Montserrat" w:eastAsia="Montserrat" w:hAnsi="Montserrat" w:cs="Montserrat"/>
          <w:sz w:val="24"/>
          <w:szCs w:val="24"/>
          <w:lang w:val="en-US"/>
        </w:rPr>
      </w:pPr>
      <w:r w:rsidRPr="00884D65">
        <w:rPr>
          <w:rFonts w:ascii="Montserrat" w:eastAsia="Montserrat" w:hAnsi="Montserrat" w:cs="Montserrat"/>
          <w:sz w:val="24"/>
          <w:szCs w:val="24"/>
          <w:lang w:val="en-US"/>
        </w:rPr>
        <w:t>Reporting Forms for Period 3 should be submitted by June 15</w:t>
      </w:r>
      <w:del w:id="149" w:author="Kaitlin" w:date="2025-08-07T21:15:00Z" w16du:dateUtc="2025-08-08T04:15:00Z">
        <w:r w:rsidRPr="00884D65" w:rsidDel="00031DD5">
          <w:rPr>
            <w:rFonts w:ascii="Montserrat" w:eastAsia="Montserrat" w:hAnsi="Montserrat" w:cs="Montserrat"/>
            <w:sz w:val="24"/>
            <w:szCs w:val="24"/>
            <w:lang w:val="en-US"/>
          </w:rPr>
          <w:delText>th</w:delText>
        </w:r>
      </w:del>
      <w:r w:rsidRPr="00884D65">
        <w:rPr>
          <w:rFonts w:ascii="Montserrat" w:eastAsia="Montserrat" w:hAnsi="Montserrat" w:cs="Montserrat"/>
          <w:sz w:val="24"/>
          <w:szCs w:val="24"/>
          <w:lang w:val="en-US"/>
        </w:rPr>
        <w:t xml:space="preserve">. </w:t>
      </w:r>
    </w:p>
    <w:sectPr w:rsidR="004915A7" w:rsidRPr="00884D65">
      <w:headerReference w:type="default" r:id="rId21"/>
      <w:footerReference w:type="default" r:id="rId22"/>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Kaitlin" w:date="2025-08-08T07:50:00Z" w:initials="KBN">
    <w:p w14:paraId="571BBD3C" w14:textId="0018F772" w:rsidR="006B60FD" w:rsidRDefault="006B60FD">
      <w:pPr>
        <w:pStyle w:val="CommentText"/>
      </w:pPr>
      <w:r>
        <w:rPr>
          <w:rStyle w:val="CommentReference"/>
        </w:rPr>
        <w:annotationRef/>
      </w:r>
      <w:r>
        <w:t>When I tried updating the table of contents, it altered the formatting significantly, so I made the needed changes manually</w:t>
      </w:r>
    </w:p>
  </w:comment>
  <w:comment w:id="8" w:author="Amber Walker" w:date="2025-08-07T16:37:00Z" w:initials="">
    <w:p w14:paraId="2EBFF11B" w14:textId="77777777" w:rsidR="004915A7" w:rsidRDefault="00000000">
      <w:pPr>
        <w:widowControl w:val="0"/>
        <w:pBdr>
          <w:top w:val="nil"/>
          <w:left w:val="nil"/>
          <w:bottom w:val="nil"/>
          <w:right w:val="nil"/>
          <w:between w:val="nil"/>
        </w:pBdr>
        <w:spacing w:line="240" w:lineRule="auto"/>
        <w:rPr>
          <w:color w:val="000000"/>
        </w:rPr>
      </w:pPr>
      <w:r>
        <w:rPr>
          <w:color w:val="000000"/>
        </w:rPr>
        <w:t>Internal Team: Please refrain from making further changes to this until we get it back from Super Copy Editors. Thank you.</w:t>
      </w:r>
    </w:p>
  </w:comment>
  <w:comment w:id="47" w:author="Kaitlin" w:date="2025-08-08T07:57:00Z" w:initials="KBN">
    <w:p w14:paraId="795C49A3" w14:textId="1E733052" w:rsidR="008064D8" w:rsidRDefault="008064D8">
      <w:pPr>
        <w:pStyle w:val="CommentText"/>
      </w:pPr>
      <w:r>
        <w:rPr>
          <w:rStyle w:val="CommentReference"/>
        </w:rPr>
        <w:annotationRef/>
      </w:r>
      <w:r>
        <w:t>Should this be “Individualized Education Program”?</w:t>
      </w:r>
    </w:p>
  </w:comment>
  <w:comment w:id="48" w:author="Kaitlin" w:date="2025-08-07T13:00:00Z" w:initials="KBN">
    <w:p w14:paraId="78F4365D" w14:textId="1EC5759D" w:rsidR="00D17474" w:rsidRDefault="00D17474">
      <w:pPr>
        <w:pStyle w:val="CommentText"/>
      </w:pPr>
      <w:r>
        <w:rPr>
          <w:rStyle w:val="CommentReference"/>
        </w:rPr>
        <w:annotationRef/>
      </w:r>
      <w:r>
        <w:t xml:space="preserve">Should this be capitalized, per </w:t>
      </w:r>
      <w:hyperlink r:id="rId1" w:history="1">
        <w:r w:rsidRPr="009A0C7C">
          <w:rPr>
            <w:rStyle w:val="Hyperlink"/>
          </w:rPr>
          <w:t>https://schools.utah.gov/yic</w:t>
        </w:r>
      </w:hyperlink>
      <w:r>
        <w:t xml:space="preserve">? </w:t>
      </w:r>
    </w:p>
  </w:comment>
  <w:comment w:id="49" w:author="Kaitlin" w:date="2025-08-07T13:01:00Z" w:initials="KBN">
    <w:p w14:paraId="05A1A605" w14:textId="7C1CE0F2" w:rsidR="00D17474" w:rsidRDefault="00D17474">
      <w:pPr>
        <w:pStyle w:val="CommentText"/>
      </w:pPr>
      <w:r>
        <w:rPr>
          <w:rStyle w:val="CommentReference"/>
        </w:rPr>
        <w:annotationRef/>
      </w:r>
      <w:r>
        <w:t>Should this be “Youth-In-Care”?</w:t>
      </w:r>
    </w:p>
  </w:comment>
  <w:comment w:id="50" w:author="Kaitlin" w:date="2025-08-07T13:01:00Z" w:initials="KBN">
    <w:p w14:paraId="71DDF5B4" w14:textId="37868731" w:rsidR="00D17474" w:rsidRDefault="00D17474">
      <w:pPr>
        <w:pStyle w:val="CommentText"/>
      </w:pPr>
      <w:r>
        <w:rPr>
          <w:rStyle w:val="CommentReference"/>
        </w:rPr>
        <w:annotationRef/>
      </w:r>
      <w:r w:rsidRPr="00D17474">
        <w:t>Should this be “Youth-In-Care”?</w:t>
      </w:r>
      <w:r>
        <w:t xml:space="preserve"> Note that the link does not work</w:t>
      </w:r>
    </w:p>
  </w:comment>
  <w:comment w:id="77" w:author="Kaitlin" w:date="2025-08-07T20:49:00Z" w:initials="KBN">
    <w:p w14:paraId="19841664" w14:textId="327FD5CF" w:rsidR="00C34410" w:rsidRDefault="00C34410">
      <w:pPr>
        <w:pStyle w:val="CommentText"/>
      </w:pPr>
      <w:r>
        <w:rPr>
          <w:rStyle w:val="CommentReference"/>
        </w:rPr>
        <w:annotationRef/>
      </w:r>
      <w:r>
        <w:t>Is this space included here to force the line break?</w:t>
      </w:r>
    </w:p>
  </w:comment>
  <w:comment w:id="122" w:author="Kaitlin" w:date="2025-08-07T13:02:00Z" w:initials="KBN">
    <w:p w14:paraId="13824F2C" w14:textId="5D7B5F81" w:rsidR="00D17474" w:rsidRDefault="00D17474">
      <w:pPr>
        <w:pStyle w:val="CommentText"/>
      </w:pPr>
      <w:r>
        <w:rPr>
          <w:rStyle w:val="CommentReference"/>
        </w:rPr>
        <w:annotationRef/>
      </w:r>
      <w:r w:rsidRPr="00D17474">
        <w:t>Should this be “Youth-In-Care”?</w:t>
      </w:r>
    </w:p>
  </w:comment>
  <w:comment w:id="140" w:author="Kaitlin" w:date="2025-08-07T21:12:00Z" w:initials="KBN">
    <w:p w14:paraId="2882D6DB" w14:textId="42267D69" w:rsidR="00031DD5" w:rsidRDefault="00031DD5">
      <w:pPr>
        <w:pStyle w:val="CommentText"/>
      </w:pPr>
      <w:r>
        <w:rPr>
          <w:rStyle w:val="CommentReference"/>
        </w:rPr>
        <w:annotationRef/>
      </w:r>
      <w:r>
        <w:t>Okay to use numerals here?</w:t>
      </w:r>
    </w:p>
  </w:comment>
  <w:comment w:id="141" w:author="Kaitlin" w:date="2025-08-07T13:02:00Z" w:initials="KBN">
    <w:p w14:paraId="232656CD" w14:textId="18506C8E" w:rsidR="00D17474" w:rsidRDefault="00D17474">
      <w:pPr>
        <w:pStyle w:val="CommentText"/>
      </w:pPr>
      <w:r>
        <w:rPr>
          <w:rStyle w:val="CommentReference"/>
        </w:rPr>
        <w:annotationRef/>
      </w:r>
      <w:r w:rsidRPr="00D17474">
        <w:t>Should this be “Youth-In-Care”?</w:t>
      </w:r>
      <w:r>
        <w:t xml:space="preserve"> Note that the link does not work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71BBD3C" w15:done="0"/>
  <w15:commentEx w15:paraId="2EBFF11B" w15:done="0"/>
  <w15:commentEx w15:paraId="795C49A3" w15:done="0"/>
  <w15:commentEx w15:paraId="78F4365D" w15:done="0"/>
  <w15:commentEx w15:paraId="05A1A605" w15:done="0"/>
  <w15:commentEx w15:paraId="71DDF5B4" w15:done="0"/>
  <w15:commentEx w15:paraId="19841664" w15:done="0"/>
  <w15:commentEx w15:paraId="13824F2C" w15:done="0"/>
  <w15:commentEx w15:paraId="2882D6DB" w15:done="0"/>
  <w15:commentEx w15:paraId="232656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1170287" w16cex:dateUtc="2025-08-08T14:50:00Z"/>
  <w16cex:commentExtensible w16cex:durableId="3803930F" w16cex:dateUtc="2025-08-08T14:57:00Z"/>
  <w16cex:commentExtensible w16cex:durableId="383BA092" w16cex:dateUtc="2025-08-07T20:00:00Z"/>
  <w16cex:commentExtensible w16cex:durableId="65B89EBE" w16cex:dateUtc="2025-08-07T20:01:00Z"/>
  <w16cex:commentExtensible w16cex:durableId="6378C539" w16cex:dateUtc="2025-08-07T20:01:00Z"/>
  <w16cex:commentExtensible w16cex:durableId="29384F8C" w16cex:dateUtc="2025-08-08T03:49:00Z"/>
  <w16cex:commentExtensible w16cex:durableId="2751DABB" w16cex:dateUtc="2025-08-07T20:02:00Z"/>
  <w16cex:commentExtensible w16cex:durableId="6AAA8B1D" w16cex:dateUtc="2025-08-08T04:12:00Z"/>
  <w16cex:commentExtensible w16cex:durableId="6120008E" w16cex:dateUtc="2025-08-07T20: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71BBD3C" w16cid:durableId="61170287"/>
  <w16cid:commentId w16cid:paraId="2EBFF11B" w16cid:durableId="64AC27E1"/>
  <w16cid:commentId w16cid:paraId="795C49A3" w16cid:durableId="3803930F"/>
  <w16cid:commentId w16cid:paraId="78F4365D" w16cid:durableId="383BA092"/>
  <w16cid:commentId w16cid:paraId="05A1A605" w16cid:durableId="65B89EBE"/>
  <w16cid:commentId w16cid:paraId="71DDF5B4" w16cid:durableId="6378C539"/>
  <w16cid:commentId w16cid:paraId="19841664" w16cid:durableId="29384F8C"/>
  <w16cid:commentId w16cid:paraId="13824F2C" w16cid:durableId="2751DABB"/>
  <w16cid:commentId w16cid:paraId="2882D6DB" w16cid:durableId="6AAA8B1D"/>
  <w16cid:commentId w16cid:paraId="232656CD" w16cid:durableId="612000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1ABF03" w14:textId="77777777" w:rsidR="00A34B14" w:rsidRDefault="00A34B14">
      <w:pPr>
        <w:spacing w:line="240" w:lineRule="auto"/>
      </w:pPr>
      <w:r>
        <w:separator/>
      </w:r>
    </w:p>
  </w:endnote>
  <w:endnote w:type="continuationSeparator" w:id="0">
    <w:p w14:paraId="4A2293BB" w14:textId="77777777" w:rsidR="00A34B14" w:rsidRDefault="00A34B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embedRegular r:id="rId1" w:fontKey="{9493F3F4-7A73-0B44-B553-96F6E1627717}"/>
    <w:embedBold r:id="rId2" w:fontKey="{AB1CF38B-68F1-8143-85B1-96D090C4DA0F}"/>
    <w:embedItalic r:id="rId3" w:fontKey="{351450D9-A288-6041-90D3-62240BCA6DCA}"/>
  </w:font>
  <w:font w:name="Times New Roman">
    <w:panose1 w:val="02020603050405020304"/>
    <w:charset w:val="00"/>
    <w:family w:val="roman"/>
    <w:pitch w:val="variable"/>
    <w:sig w:usb0="E0002EFF" w:usb1="C000785B" w:usb2="00000009" w:usb3="00000000" w:csb0="000001FF" w:csb1="00000000"/>
    <w:embedRegular r:id="rId4" w:fontKey="{99F5D95C-D4C0-944C-ADDC-046C7A6945CC}"/>
    <w:embedBold r:id="rId5" w:fontKey="{A4080071-1119-7440-A867-C6395A2F1150}"/>
  </w:font>
  <w:font w:name="Montserrat">
    <w:panose1 w:val="020B0604020202020204"/>
    <w:charset w:val="4D"/>
    <w:family w:val="auto"/>
    <w:pitch w:val="variable"/>
    <w:sig w:usb0="2000020F" w:usb1="00000003" w:usb2="00000000" w:usb3="00000000" w:csb0="00000197" w:csb1="00000000"/>
    <w:embedRegular r:id="rId6" w:fontKey="{A87787C0-C0A9-DC47-98A4-A16EACE02AC1}"/>
    <w:embedBold r:id="rId7" w:fontKey="{2CD35D02-E53F-A741-8F28-547D6BC22F69}"/>
    <w:embedItalic r:id="rId8" w:fontKey="{556FF262-7C1D-AE4F-85AD-0058354FC6C9}"/>
  </w:font>
  <w:font w:name="Open Sans">
    <w:panose1 w:val="020B0604020202020204"/>
    <w:charset w:val="00"/>
    <w:family w:val="swiss"/>
    <w:pitch w:val="variable"/>
    <w:sig w:usb0="E00002EF" w:usb1="4000205B" w:usb2="00000028" w:usb3="00000000" w:csb0="0000019F" w:csb1="00000000"/>
    <w:embedRegular r:id="rId9" w:fontKey="{E722C9C9-6136-9D4E-A2D7-73A5315EBEAB}"/>
  </w:font>
  <w:font w:name="Calibri">
    <w:panose1 w:val="020F0502020204030204"/>
    <w:charset w:val="00"/>
    <w:family w:val="swiss"/>
    <w:pitch w:val="variable"/>
    <w:sig w:usb0="E4002EFF" w:usb1="C200247B" w:usb2="00000009" w:usb3="00000000" w:csb0="000001FF" w:csb1="00000000"/>
    <w:embedRegular r:id="rId10" w:fontKey="{D8CAC931-8187-F34F-9A1A-796CF3BC74EA}"/>
  </w:font>
  <w:font w:name="Cambria">
    <w:panose1 w:val="02040503050406030204"/>
    <w:charset w:val="00"/>
    <w:family w:val="roman"/>
    <w:pitch w:val="variable"/>
    <w:sig w:usb0="E00006FF" w:usb1="420024FF" w:usb2="02000000" w:usb3="00000000" w:csb0="0000019F" w:csb1="00000000"/>
    <w:embedRegular r:id="rId11" w:fontKey="{00128078-5C61-804D-BB5B-97025D9D951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80939E" w14:textId="77777777" w:rsidR="004915A7" w:rsidRDefault="00000000">
    <w:pPr>
      <w:jc w:val="right"/>
      <w:rPr>
        <w:rFonts w:ascii="Montserrat" w:eastAsia="Montserrat" w:hAnsi="Montserrat" w:cs="Montserrat"/>
      </w:rPr>
    </w:pPr>
    <w:r>
      <w:fldChar w:fldCharType="begin"/>
    </w:r>
    <w:r>
      <w:instrText>PAGE</w:instrText>
    </w:r>
    <w:r>
      <w:fldChar w:fldCharType="separate"/>
    </w:r>
    <w:r w:rsidR="00884D6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EF4AE7" w14:textId="77777777" w:rsidR="00A34B14" w:rsidRDefault="00A34B14">
      <w:pPr>
        <w:spacing w:line="240" w:lineRule="auto"/>
      </w:pPr>
      <w:r>
        <w:separator/>
      </w:r>
    </w:p>
  </w:footnote>
  <w:footnote w:type="continuationSeparator" w:id="0">
    <w:p w14:paraId="5C2D3B6C" w14:textId="77777777" w:rsidR="00A34B14" w:rsidRDefault="00A34B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C707C" w14:textId="77777777" w:rsidR="004915A7" w:rsidRDefault="00000000">
    <w:r>
      <w:rPr>
        <w:rFonts w:ascii="Montserrat" w:eastAsia="Montserrat" w:hAnsi="Montserrat" w:cs="Montserrat"/>
        <w:b/>
        <w:noProof/>
        <w:sz w:val="24"/>
        <w:szCs w:val="24"/>
      </w:rPr>
      <w:drawing>
        <wp:inline distT="114300" distB="114300" distL="114300" distR="114300" wp14:anchorId="2FAC5B9D" wp14:editId="02437293">
          <wp:extent cx="5943600" cy="11303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943600" cy="11303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7C1CA1"/>
    <w:multiLevelType w:val="multilevel"/>
    <w:tmpl w:val="28A46086"/>
    <w:lvl w:ilvl="0">
      <w:start w:val="1"/>
      <w:numFmt w:val="decimal"/>
      <w:lvlText w:val="%1."/>
      <w:lvlJc w:val="left"/>
      <w:pPr>
        <w:ind w:left="720" w:hanging="360"/>
      </w:pPr>
      <w:rPr>
        <w:rFonts w:ascii="Arial" w:eastAsia="Arial" w:hAnsi="Arial" w:cs="Arial"/>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9331A6"/>
    <w:multiLevelType w:val="multilevel"/>
    <w:tmpl w:val="C2642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AE7A8A"/>
    <w:multiLevelType w:val="multilevel"/>
    <w:tmpl w:val="8BEC7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80012B"/>
    <w:multiLevelType w:val="multilevel"/>
    <w:tmpl w:val="197AE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18395F"/>
    <w:multiLevelType w:val="multilevel"/>
    <w:tmpl w:val="773CB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1564AE"/>
    <w:multiLevelType w:val="multilevel"/>
    <w:tmpl w:val="62CED604"/>
    <w:lvl w:ilvl="0">
      <w:start w:val="1"/>
      <w:numFmt w:val="bullet"/>
      <w:lvlText w:val="●"/>
      <w:lvlJc w:val="left"/>
      <w:pPr>
        <w:ind w:left="1440" w:hanging="108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C2E545A"/>
    <w:multiLevelType w:val="multilevel"/>
    <w:tmpl w:val="A52C2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C4C334D"/>
    <w:multiLevelType w:val="multilevel"/>
    <w:tmpl w:val="90DE3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E985CB4"/>
    <w:multiLevelType w:val="multilevel"/>
    <w:tmpl w:val="68527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C23075D"/>
    <w:multiLevelType w:val="multilevel"/>
    <w:tmpl w:val="51C0C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16828AD"/>
    <w:multiLevelType w:val="multilevel"/>
    <w:tmpl w:val="7CE6F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2A639CD"/>
    <w:multiLevelType w:val="multilevel"/>
    <w:tmpl w:val="6E229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2FE778F"/>
    <w:multiLevelType w:val="multilevel"/>
    <w:tmpl w:val="04A81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CD867A6"/>
    <w:multiLevelType w:val="multilevel"/>
    <w:tmpl w:val="42CCD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6D5218D"/>
    <w:multiLevelType w:val="multilevel"/>
    <w:tmpl w:val="D31A33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A224182"/>
    <w:multiLevelType w:val="multilevel"/>
    <w:tmpl w:val="D88AC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BAC462D"/>
    <w:multiLevelType w:val="multilevel"/>
    <w:tmpl w:val="CD70C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C5F0CC3"/>
    <w:multiLevelType w:val="multilevel"/>
    <w:tmpl w:val="856E4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D075CD9"/>
    <w:multiLevelType w:val="multilevel"/>
    <w:tmpl w:val="F9200D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2A964BB"/>
    <w:multiLevelType w:val="multilevel"/>
    <w:tmpl w:val="312A8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32744C9"/>
    <w:multiLevelType w:val="multilevel"/>
    <w:tmpl w:val="23B8C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7940D47"/>
    <w:multiLevelType w:val="multilevel"/>
    <w:tmpl w:val="12D83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BE4144E"/>
    <w:multiLevelType w:val="multilevel"/>
    <w:tmpl w:val="30F47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FB6069E"/>
    <w:multiLevelType w:val="multilevel"/>
    <w:tmpl w:val="39EC9B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0777CEB"/>
    <w:multiLevelType w:val="multilevel"/>
    <w:tmpl w:val="0FB85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4113CA7"/>
    <w:multiLevelType w:val="multilevel"/>
    <w:tmpl w:val="0CB24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4B52F5F"/>
    <w:multiLevelType w:val="multilevel"/>
    <w:tmpl w:val="2B025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F270190"/>
    <w:multiLevelType w:val="multilevel"/>
    <w:tmpl w:val="5E58B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AB12E7B"/>
    <w:multiLevelType w:val="multilevel"/>
    <w:tmpl w:val="CA4A1B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7D2C6451"/>
    <w:multiLevelType w:val="multilevel"/>
    <w:tmpl w:val="61E4E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9992639">
    <w:abstractNumId w:val="18"/>
  </w:num>
  <w:num w:numId="2" w16cid:durableId="1639800227">
    <w:abstractNumId w:val="0"/>
  </w:num>
  <w:num w:numId="3" w16cid:durableId="561984118">
    <w:abstractNumId w:val="6"/>
  </w:num>
  <w:num w:numId="4" w16cid:durableId="665599074">
    <w:abstractNumId w:val="26"/>
  </w:num>
  <w:num w:numId="5" w16cid:durableId="588194264">
    <w:abstractNumId w:val="17"/>
  </w:num>
  <w:num w:numId="6" w16cid:durableId="1357925907">
    <w:abstractNumId w:val="1"/>
  </w:num>
  <w:num w:numId="7" w16cid:durableId="877401697">
    <w:abstractNumId w:val="10"/>
  </w:num>
  <w:num w:numId="8" w16cid:durableId="1177773025">
    <w:abstractNumId w:val="4"/>
  </w:num>
  <w:num w:numId="9" w16cid:durableId="431246002">
    <w:abstractNumId w:val="5"/>
  </w:num>
  <w:num w:numId="10" w16cid:durableId="263265530">
    <w:abstractNumId w:val="11"/>
  </w:num>
  <w:num w:numId="11" w16cid:durableId="1932271612">
    <w:abstractNumId w:val="3"/>
  </w:num>
  <w:num w:numId="12" w16cid:durableId="692533641">
    <w:abstractNumId w:val="19"/>
  </w:num>
  <w:num w:numId="13" w16cid:durableId="88813519">
    <w:abstractNumId w:val="29"/>
  </w:num>
  <w:num w:numId="14" w16cid:durableId="142895059">
    <w:abstractNumId w:val="7"/>
  </w:num>
  <w:num w:numId="15" w16cid:durableId="643702005">
    <w:abstractNumId w:val="25"/>
  </w:num>
  <w:num w:numId="16" w16cid:durableId="334721883">
    <w:abstractNumId w:val="9"/>
  </w:num>
  <w:num w:numId="17" w16cid:durableId="1150092982">
    <w:abstractNumId w:val="27"/>
  </w:num>
  <w:num w:numId="18" w16cid:durableId="840124279">
    <w:abstractNumId w:val="23"/>
  </w:num>
  <w:num w:numId="19" w16cid:durableId="1729575451">
    <w:abstractNumId w:val="8"/>
  </w:num>
  <w:num w:numId="20" w16cid:durableId="2079593733">
    <w:abstractNumId w:val="14"/>
  </w:num>
  <w:num w:numId="21" w16cid:durableId="876310523">
    <w:abstractNumId w:val="2"/>
  </w:num>
  <w:num w:numId="22" w16cid:durableId="1916892271">
    <w:abstractNumId w:val="15"/>
  </w:num>
  <w:num w:numId="23" w16cid:durableId="1562017745">
    <w:abstractNumId w:val="20"/>
  </w:num>
  <w:num w:numId="24" w16cid:durableId="1358265912">
    <w:abstractNumId w:val="13"/>
  </w:num>
  <w:num w:numId="25" w16cid:durableId="81537476">
    <w:abstractNumId w:val="24"/>
  </w:num>
  <w:num w:numId="26" w16cid:durableId="2145731082">
    <w:abstractNumId w:val="16"/>
  </w:num>
  <w:num w:numId="27" w16cid:durableId="58672269">
    <w:abstractNumId w:val="12"/>
  </w:num>
  <w:num w:numId="28" w16cid:durableId="2014605226">
    <w:abstractNumId w:val="22"/>
  </w:num>
  <w:num w:numId="29" w16cid:durableId="870996150">
    <w:abstractNumId w:val="28"/>
  </w:num>
  <w:num w:numId="30" w16cid:durableId="369231408">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aitlin">
    <w15:presenceInfo w15:providerId="None" w15:userId="Kaitlin"/>
  </w15:person>
  <w15:person w15:author="Super Copy Editors">
    <w15:presenceInfo w15:providerId="None" w15:userId="Super Copy Editor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5A7"/>
    <w:rsid w:val="00031DD5"/>
    <w:rsid w:val="000A7165"/>
    <w:rsid w:val="001457C1"/>
    <w:rsid w:val="00152AA4"/>
    <w:rsid w:val="002F0E5E"/>
    <w:rsid w:val="00303905"/>
    <w:rsid w:val="003B00B7"/>
    <w:rsid w:val="004915A7"/>
    <w:rsid w:val="006A376C"/>
    <w:rsid w:val="006B60FD"/>
    <w:rsid w:val="006C6E1A"/>
    <w:rsid w:val="008022C4"/>
    <w:rsid w:val="008064D8"/>
    <w:rsid w:val="00884D65"/>
    <w:rsid w:val="008902DE"/>
    <w:rsid w:val="008F2DCD"/>
    <w:rsid w:val="00A34B14"/>
    <w:rsid w:val="00A553C0"/>
    <w:rsid w:val="00A60806"/>
    <w:rsid w:val="00B56786"/>
    <w:rsid w:val="00BA4B34"/>
    <w:rsid w:val="00BD146B"/>
    <w:rsid w:val="00C048BE"/>
    <w:rsid w:val="00C218A5"/>
    <w:rsid w:val="00C34410"/>
    <w:rsid w:val="00C42F1C"/>
    <w:rsid w:val="00CA4244"/>
    <w:rsid w:val="00CE1B59"/>
    <w:rsid w:val="00CE49F7"/>
    <w:rsid w:val="00D17474"/>
    <w:rsid w:val="00F84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6A7D1"/>
  <w15:docId w15:val="{D476FB64-C894-4521-8DD8-DCA48F0A6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884D65"/>
    <w:pPr>
      <w:spacing w:line="240" w:lineRule="auto"/>
    </w:pPr>
  </w:style>
  <w:style w:type="paragraph" w:styleId="CommentSubject">
    <w:name w:val="annotation subject"/>
    <w:basedOn w:val="CommentText"/>
    <w:next w:val="CommentText"/>
    <w:link w:val="CommentSubjectChar"/>
    <w:uiPriority w:val="99"/>
    <w:semiHidden/>
    <w:unhideWhenUsed/>
    <w:rsid w:val="00D17474"/>
    <w:rPr>
      <w:b/>
      <w:bCs/>
    </w:rPr>
  </w:style>
  <w:style w:type="character" w:customStyle="1" w:styleId="CommentSubjectChar">
    <w:name w:val="Comment Subject Char"/>
    <w:basedOn w:val="CommentTextChar"/>
    <w:link w:val="CommentSubject"/>
    <w:uiPriority w:val="99"/>
    <w:semiHidden/>
    <w:rsid w:val="00D17474"/>
    <w:rPr>
      <w:b/>
      <w:bCs/>
      <w:sz w:val="20"/>
      <w:szCs w:val="20"/>
    </w:rPr>
  </w:style>
  <w:style w:type="character" w:styleId="Hyperlink">
    <w:name w:val="Hyperlink"/>
    <w:basedOn w:val="DefaultParagraphFont"/>
    <w:uiPriority w:val="99"/>
    <w:unhideWhenUsed/>
    <w:rsid w:val="00D17474"/>
    <w:rPr>
      <w:color w:val="0000FF" w:themeColor="hyperlink"/>
      <w:u w:val="single"/>
    </w:rPr>
  </w:style>
  <w:style w:type="character" w:styleId="UnresolvedMention">
    <w:name w:val="Unresolved Mention"/>
    <w:basedOn w:val="DefaultParagraphFont"/>
    <w:uiPriority w:val="99"/>
    <w:semiHidden/>
    <w:unhideWhenUsed/>
    <w:rsid w:val="00D174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comments.xml.rels><?xml version="1.0" encoding="UTF-8" standalone="yes"?>
<Relationships xmlns="http://schemas.openxmlformats.org/package/2006/relationships"><Relationship Id="rId1" Type="http://schemas.openxmlformats.org/officeDocument/2006/relationships/hyperlink" Target="https://schools.utah.gov/yic"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1.png"/><Relationship Id="rId18" Type="http://schemas.openxmlformats.org/officeDocument/2006/relationships/hyperlink" Target="mailto:amanda.charlesworth@schools.utah.gov" TargetMode="External"/><Relationship Id="rId26" Type="http://schemas.openxmlformats.org/officeDocument/2006/relationships/customXml" Target="../customXml/item1.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comments" Target="comments.xml"/><Relationship Id="rId12" Type="http://schemas.openxmlformats.org/officeDocument/2006/relationships/hyperlink" Target="mailto:amanda.charlesworth@schools.utah.gov" TargetMode="External"/><Relationship Id="rId17" Type="http://schemas.openxmlformats.org/officeDocument/2006/relationships/hyperlink" Target="mailto:amanda.charlesworth@schools.utah.gov"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mailto:amanda.charlesworth@schools.utah.g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manda.charlesworth@schools.utah.gov" TargetMode="Externa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ntTable" Target="fontTable.xml"/><Relationship Id="rId28" Type="http://schemas.openxmlformats.org/officeDocument/2006/relationships/customXml" Target="../customXml/item3.xml"/><Relationship Id="rId10" Type="http://schemas.microsoft.com/office/2018/08/relationships/commentsExtensible" Target="commentsExtensible.xml"/><Relationship Id="rId19" Type="http://schemas.openxmlformats.org/officeDocument/2006/relationships/hyperlink" Target="mailto:amanda.charlesworth@schools.utah.gov"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2.png"/><Relationship Id="rId22" Type="http://schemas.openxmlformats.org/officeDocument/2006/relationships/footer" Target="footer1.xml"/><Relationship Id="rId27"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DF931F073877488F11BD7F649EE9A9" ma:contentTypeVersion="21" ma:contentTypeDescription="Create a new document." ma:contentTypeScope="" ma:versionID="4507966ef4242d19dee14d586533342d">
  <xsd:schema xmlns:xsd="http://www.w3.org/2001/XMLSchema" xmlns:xs="http://www.w3.org/2001/XMLSchema" xmlns:p="http://schemas.microsoft.com/office/2006/metadata/properties" xmlns:ns2="3fbfb314-0bc7-4503-9641-f7e08bbd5e5c" xmlns:ns3="c348ad9a-7b72-4dc4-9bb8-7ecd5f6467a7" targetNamespace="http://schemas.microsoft.com/office/2006/metadata/properties" ma:root="true" ma:fieldsID="1861ba1331ef12aee7043eb7ebb4b56b" ns2:_="" ns3:_="">
    <xsd:import namespace="3fbfb314-0bc7-4503-9641-f7e08bbd5e5c"/>
    <xsd:import namespace="c348ad9a-7b72-4dc4-9bb8-7ecd5f6467a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3:Resource_x0020_Typ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bfb314-0bc7-4503-9641-f7e08bbd5e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hidden="true" ma:internalName="MediaServiceAutoTags" ma:readOnly="true">
      <xsd:simpleType>
        <xsd:restriction base="dms:Text"/>
      </xsd:simpleType>
    </xsd:element>
    <xsd:element name="MediaServiceOCR" ma:index="11" nillable="true" ma:displayName="Extracted Text" ma:hidden="true" ma:internalName="MediaServiceOCR"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hidden="true" ma:internalName="MediaServiceKeyPoints"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hidden="true" ma:internalName="MediaServiceLocation" ma:readOnly="true">
      <xsd:simpleType>
        <xsd:restriction base="dms:Text"/>
      </xsd:simpleType>
    </xsd:element>
    <xsd:element name="MediaLengthInSeconds" ma:index="20" nillable="true" ma:displayName="Length (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cf920cc-5ea2-406a-9658-c33626b07c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48ad9a-7b72-4dc4-9bb8-7ecd5f6467a7" elementFormDefault="qualified">
    <xsd:import namespace="http://schemas.microsoft.com/office/2006/documentManagement/types"/>
    <xsd:import namespace="http://schemas.microsoft.com/office/infopath/2007/PartnerControls"/>
    <xsd:element name="SharedWithUsers" ma:index="18"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dc866208-15c2-4132-9497-e76d6ad7131c}" ma:internalName="TaxCatchAll" ma:readOnly="false" ma:showField="CatchAllData" ma:web="c348ad9a-7b72-4dc4-9bb8-7ecd5f6467a7">
      <xsd:complexType>
        <xsd:complexContent>
          <xsd:extension base="dms:MultiChoiceLookup">
            <xsd:sequence>
              <xsd:element name="Value" type="dms:Lookup" maxOccurs="unbounded" minOccurs="0" nillable="true"/>
            </xsd:sequence>
          </xsd:extension>
        </xsd:complexContent>
      </xsd:complexType>
    </xsd:element>
    <xsd:element name="Resource_x0020_Type" ma:index="26" nillable="true" ma:displayName="Resource Type" ma:default="" ma:description="Describes the type of information contained within the resource: Examples (resources that represent best-in-class/exemplary final work products from projects), References (resources that detail POV, methodology, norms, guidance, and/or process steps), and Tools (resources that can be copied to supplement work and/or analysis)" ma:format="Dropdown" ma:hidden="true" ma:internalName="Resource_x0020_Type" ma:readOnly="false">
      <xsd:simpleType>
        <xsd:restriction base="dms:Choice">
          <xsd:enumeration value="Example"/>
          <xsd:enumeration value="Reference"/>
          <xsd:enumeration value="Tool"/>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source_x0020_Type xmlns="c348ad9a-7b72-4dc4-9bb8-7ecd5f6467a7" xsi:nil="true"/>
    <lcf76f155ced4ddcb4097134ff3c332f xmlns="3fbfb314-0bc7-4503-9641-f7e08bbd5e5c">
      <Terms xmlns="http://schemas.microsoft.com/office/infopath/2007/PartnerControls"/>
    </lcf76f155ced4ddcb4097134ff3c332f>
    <TaxCatchAll xmlns="c348ad9a-7b72-4dc4-9bb8-7ecd5f6467a7" xsi:nil="true"/>
  </documentManagement>
</p:properties>
</file>

<file path=customXml/itemProps1.xml><?xml version="1.0" encoding="utf-8"?>
<ds:datastoreItem xmlns:ds="http://schemas.openxmlformats.org/officeDocument/2006/customXml" ds:itemID="{2D0F3D85-947A-4106-AA79-4ACED373B0FB}"/>
</file>

<file path=customXml/itemProps2.xml><?xml version="1.0" encoding="utf-8"?>
<ds:datastoreItem xmlns:ds="http://schemas.openxmlformats.org/officeDocument/2006/customXml" ds:itemID="{92CF3467-9B65-45B9-9859-160279F8D995}"/>
</file>

<file path=customXml/itemProps3.xml><?xml version="1.0" encoding="utf-8"?>
<ds:datastoreItem xmlns:ds="http://schemas.openxmlformats.org/officeDocument/2006/customXml" ds:itemID="{66389CA1-9EF4-45F2-A401-E45269588972}"/>
</file>

<file path=docProps/app.xml><?xml version="1.0" encoding="utf-8"?>
<Properties xmlns="http://schemas.openxmlformats.org/officeDocument/2006/extended-properties" xmlns:vt="http://schemas.openxmlformats.org/officeDocument/2006/docPropsVTypes">
  <Template>Normal.dotm</Template>
  <TotalTime>545</TotalTime>
  <Pages>22</Pages>
  <Words>4440</Words>
  <Characters>25314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Super Copy Editors</cp:lastModifiedBy>
  <cp:revision>19</cp:revision>
  <dcterms:created xsi:type="dcterms:W3CDTF">2025-08-07T19:41:00Z</dcterms:created>
  <dcterms:modified xsi:type="dcterms:W3CDTF">2025-08-08T16:48:00Z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0x010100FBDF931F073877488F11BD7F649EE9A9</vt:lpwstr>
  </property>
</Properties>
</file>